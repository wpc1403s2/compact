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val="0"/>
        <w:spacing w:line="360" w:lineRule="auto"/>
        <w:jc w:val="both"/>
        <w:outlineLvl w:val="9"/>
        <w:rPr>
          <w:rFonts w:ascii="宋体" w:hAnsi="宋体"/>
          <w:b/>
          <w:kern w:val="2"/>
          <w:sz w:val="36"/>
          <w:szCs w:val="36"/>
          <w:lang w:val="en-US" w:eastAsia="zh-CN" w:bidi="ar-SA"/>
        </w:rPr>
      </w:pPr>
      <w:r>
        <w:rPr>
          <w:rFonts w:hint="eastAsia" w:ascii="宋体" w:hAnsi="宋体"/>
          <w:kern w:val="2"/>
          <w:sz w:val="28"/>
          <w:szCs w:val="28"/>
          <w:lang w:val="en-US" w:eastAsia="zh-CN" w:bidi="ar-SA"/>
        </w:rPr>
        <w:t>合同编号：</w:t>
      </w:r>
    </w:p>
    <w:p>
      <w:pPr>
        <w:widowControl w:val="0"/>
        <w:spacing w:line="360" w:lineRule="auto"/>
        <w:jc w:val="center"/>
        <w:outlineLvl w:val="9"/>
        <w:rPr>
          <w:rFonts w:ascii="宋体" w:hAnsi="宋体"/>
          <w:b/>
          <w:kern w:val="2"/>
          <w:sz w:val="36"/>
          <w:szCs w:val="36"/>
          <w:lang w:val="en-US" w:eastAsia="zh-CN" w:bidi="ar-SA"/>
        </w:rPr>
      </w:pPr>
    </w:p>
    <w:p>
      <w:pPr>
        <w:widowControl w:val="0"/>
        <w:spacing w:line="360" w:lineRule="auto"/>
        <w:jc w:val="center"/>
        <w:outlineLvl w:val="9"/>
        <w:rPr>
          <w:rFonts w:ascii="宋体" w:hAnsi="宋体"/>
          <w:b/>
          <w:kern w:val="2"/>
          <w:sz w:val="36"/>
          <w:szCs w:val="36"/>
          <w:lang w:val="en-US" w:eastAsia="zh-CN" w:bidi="ar-SA"/>
        </w:rPr>
      </w:pPr>
    </w:p>
    <w:p>
      <w:pPr>
        <w:widowControl w:val="0"/>
        <w:spacing w:line="360" w:lineRule="auto"/>
        <w:jc w:val="center"/>
        <w:outlineLvl w:val="9"/>
        <w:rPr>
          <w:rFonts w:ascii="宋体" w:hAnsi="宋体"/>
          <w:b/>
          <w:kern w:val="2"/>
          <w:sz w:val="36"/>
          <w:szCs w:val="36"/>
          <w:lang w:val="en-US" w:eastAsia="zh-CN" w:bidi="ar-SA"/>
        </w:rPr>
      </w:pPr>
    </w:p>
    <w:p>
      <w:pPr>
        <w:widowControl w:val="0"/>
        <w:spacing w:line="360" w:lineRule="auto"/>
        <w:jc w:val="center"/>
        <w:outlineLvl w:val="9"/>
        <w:rPr>
          <w:rFonts w:ascii="宋体" w:hAnsi="宋体"/>
          <w:b/>
          <w:kern w:val="2"/>
          <w:sz w:val="36"/>
          <w:szCs w:val="36"/>
          <w:lang w:val="en-US" w:eastAsia="zh-CN" w:bidi="ar-SA"/>
        </w:rPr>
      </w:pPr>
    </w:p>
    <w:p>
      <w:pPr>
        <w:widowControl w:val="0"/>
        <w:spacing w:line="360" w:lineRule="auto"/>
        <w:jc w:val="center"/>
        <w:outlineLvl w:val="9"/>
        <w:rPr>
          <w:rFonts w:hint="eastAsia" w:ascii="黑体" w:hAnsi="黑体" w:eastAsia="黑体" w:cs="Times New Roman"/>
          <w:b w:val="0"/>
          <w:kern w:val="2"/>
          <w:sz w:val="44"/>
          <w:szCs w:val="44"/>
          <w:lang w:val="en-US" w:eastAsia="zh-CN" w:bidi="ar-SA"/>
        </w:rPr>
      </w:pPr>
    </w:p>
    <w:p>
      <w:pPr>
        <w:keepNext w:val="0"/>
        <w:keepLines w:val="0"/>
        <w:widowControl/>
        <w:suppressLineNumbers w:val="0"/>
        <w:spacing w:line="360" w:lineRule="auto"/>
        <w:jc w:val="center"/>
        <w:rPr>
          <w:rFonts w:hint="default" w:ascii="黑体" w:hAnsi="黑体" w:eastAsia="黑体" w:cs="Times New Roman"/>
          <w:b w:val="0"/>
          <w:kern w:val="2"/>
          <w:sz w:val="40"/>
          <w:szCs w:val="40"/>
          <w:lang w:val="en-US" w:eastAsia="zh-CN" w:bidi="ar-SA"/>
        </w:rPr>
      </w:pPr>
      <w:r>
        <w:rPr>
          <w:rFonts w:hint="default" w:ascii="黑体" w:hAnsi="黑体" w:eastAsia="黑体" w:cs="Times New Roman"/>
          <w:b w:val="0"/>
          <w:kern w:val="2"/>
          <w:sz w:val="40"/>
          <w:szCs w:val="40"/>
          <w:lang w:val="en-US" w:eastAsia="zh-CN" w:bidi="ar-SA"/>
        </w:rPr>
        <w:t>储能系统采购合同</w:t>
      </w:r>
    </w:p>
    <w:p>
      <w:pPr>
        <w:widowControl w:val="0"/>
        <w:spacing w:line="360" w:lineRule="auto"/>
        <w:jc w:val="both"/>
        <w:outlineLvl w:val="9"/>
        <w:rPr>
          <w:rFonts w:ascii="宋体" w:hAnsi="宋体"/>
          <w:kern w:val="2"/>
          <w:sz w:val="30"/>
          <w:szCs w:val="30"/>
          <w:lang w:val="en-US" w:eastAsia="zh-CN" w:bidi="ar-SA"/>
        </w:rPr>
      </w:pPr>
    </w:p>
    <w:p>
      <w:pPr>
        <w:widowControl w:val="0"/>
        <w:spacing w:line="360" w:lineRule="auto"/>
        <w:jc w:val="both"/>
        <w:outlineLvl w:val="9"/>
        <w:rPr>
          <w:rFonts w:ascii="宋体" w:hAnsi="宋体"/>
          <w:kern w:val="2"/>
          <w:sz w:val="30"/>
          <w:szCs w:val="30"/>
          <w:lang w:val="en-US" w:eastAsia="zh-CN" w:bidi="ar-SA"/>
        </w:rPr>
      </w:pPr>
    </w:p>
    <w:p>
      <w:pPr>
        <w:widowControl w:val="0"/>
        <w:spacing w:line="360" w:lineRule="auto"/>
        <w:jc w:val="both"/>
        <w:outlineLvl w:val="9"/>
        <w:rPr>
          <w:rFonts w:ascii="宋体" w:hAnsi="宋体"/>
          <w:kern w:val="2"/>
          <w:sz w:val="30"/>
          <w:szCs w:val="30"/>
          <w:lang w:val="en-US" w:eastAsia="zh-CN" w:bidi="ar-SA"/>
        </w:rPr>
      </w:pPr>
    </w:p>
    <w:p>
      <w:pPr>
        <w:widowControl w:val="0"/>
        <w:spacing w:line="360" w:lineRule="auto"/>
        <w:jc w:val="both"/>
        <w:outlineLvl w:val="9"/>
        <w:rPr>
          <w:rFonts w:ascii="宋体" w:hAnsi="宋体"/>
          <w:kern w:val="2"/>
          <w:sz w:val="30"/>
          <w:szCs w:val="30"/>
          <w:lang w:val="en-US" w:eastAsia="zh-CN" w:bidi="ar-SA"/>
        </w:rPr>
      </w:pPr>
    </w:p>
    <w:p>
      <w:pPr>
        <w:widowControl w:val="0"/>
        <w:spacing w:line="360" w:lineRule="auto"/>
        <w:jc w:val="center"/>
        <w:outlineLvl w:val="9"/>
        <w:rPr>
          <w:rFonts w:ascii="宋体" w:hAnsi="宋体"/>
          <w:kern w:val="2"/>
          <w:sz w:val="30"/>
          <w:szCs w:val="30"/>
          <w:lang w:val="en-US" w:eastAsia="zh-CN" w:bidi="ar-SA"/>
        </w:rPr>
      </w:pPr>
    </w:p>
    <w:p>
      <w:pPr>
        <w:widowControl w:val="0"/>
        <w:spacing w:line="360" w:lineRule="auto"/>
        <w:jc w:val="center"/>
        <w:outlineLvl w:val="9"/>
        <w:rPr>
          <w:rFonts w:ascii="宋体" w:hAnsi="宋体"/>
          <w:kern w:val="2"/>
          <w:sz w:val="30"/>
          <w:szCs w:val="30"/>
          <w:lang w:val="en-US" w:eastAsia="zh-CN" w:bidi="ar-SA"/>
        </w:rPr>
      </w:pPr>
    </w:p>
    <w:p>
      <w:pPr>
        <w:widowControl w:val="0"/>
        <w:spacing w:line="600" w:lineRule="exact"/>
        <w:ind w:firstLine="1350" w:firstLineChars="450"/>
        <w:jc w:val="both"/>
        <w:outlineLvl w:val="9"/>
        <w:rPr>
          <w:rFonts w:hint="eastAsia" w:ascii="微软雅黑" w:hAnsi="微软雅黑" w:eastAsia="宋体" w:cs="Times New Roman"/>
          <w:kern w:val="2"/>
          <w:sz w:val="30"/>
          <w:szCs w:val="30"/>
          <w:lang w:val="en-US" w:eastAsia="zh-CN" w:bidi="ar-SA"/>
        </w:rPr>
      </w:pPr>
    </w:p>
    <w:p>
      <w:pPr>
        <w:widowControl w:val="0"/>
        <w:spacing w:line="600" w:lineRule="exact"/>
        <w:ind w:firstLine="1350" w:firstLineChars="450"/>
        <w:jc w:val="both"/>
        <w:outlineLvl w:val="9"/>
        <w:rPr>
          <w:rFonts w:hint="default" w:ascii="微软雅黑" w:hAnsi="微软雅黑" w:eastAsia="宋体" w:cs="Times New Roman"/>
          <w:kern w:val="2"/>
          <w:sz w:val="30"/>
          <w:szCs w:val="30"/>
          <w:lang w:val="en-US" w:eastAsia="zh-CN" w:bidi="ar-SA"/>
        </w:rPr>
      </w:pPr>
      <w:r>
        <w:rPr>
          <w:rFonts w:hint="eastAsia" w:ascii="微软雅黑" w:hAnsi="微软雅黑" w:eastAsia="宋体" w:cs="Times New Roman"/>
          <w:kern w:val="2"/>
          <w:sz w:val="30"/>
          <w:szCs w:val="30"/>
          <w:lang w:val="en-US" w:eastAsia="zh-CN" w:bidi="ar-SA"/>
        </w:rPr>
        <w:t>甲方（买方）：</w:t>
      </w:r>
      <w:r>
        <w:rPr>
          <w:rFonts w:hint="eastAsia" w:ascii="微软雅黑" w:hAnsi="微软雅黑" w:eastAsia="宋体" w:cs="Times New Roman"/>
          <w:kern w:val="2"/>
          <w:sz w:val="30"/>
          <w:szCs w:val="30"/>
          <w:u w:val="single"/>
          <w:lang w:val="en-US" w:eastAsia="zh-CN" w:bidi="ar-SA"/>
        </w:rPr>
        <w:fldChar w:fldCharType="begin"/>
      </w:r>
      <w:r>
        <w:rPr>
          <w:rFonts w:hint="eastAsia" w:ascii="微软雅黑" w:hAnsi="微软雅黑" w:eastAsia="宋体" w:cs="Times New Roman"/>
          <w:kern w:val="2"/>
          <w:sz w:val="30"/>
          <w:szCs w:val="30"/>
          <w:u w:val="single"/>
          <w:lang w:val="en-US" w:eastAsia="zh-CN" w:bidi="ar-SA"/>
        </w:rPr>
        <w:instrText xml:space="preserve"> HYPERLINK "https://sieyuan.my.salesforce.com/0012800000E7GR8?srPos=4&amp;srKp=001" </w:instrText>
      </w:r>
      <w:r>
        <w:rPr>
          <w:rFonts w:hint="eastAsia" w:ascii="微软雅黑" w:hAnsi="微软雅黑" w:eastAsia="宋体" w:cs="Times New Roman"/>
          <w:kern w:val="2"/>
          <w:sz w:val="30"/>
          <w:szCs w:val="30"/>
          <w:u w:val="single"/>
          <w:lang w:val="en-US" w:eastAsia="zh-CN" w:bidi="ar-SA"/>
        </w:rPr>
        <w:fldChar w:fldCharType="separate"/>
      </w:r>
      <w:r>
        <w:rPr>
          <w:rFonts w:hint="eastAsia" w:ascii="微软雅黑" w:hAnsi="微软雅黑" w:cs="Times New Roman"/>
          <w:kern w:val="2"/>
          <w:sz w:val="30"/>
          <w:szCs w:val="30"/>
          <w:u w:val="single"/>
          <w:lang w:val="en-US" w:eastAsia="zh-CN" w:bidi="ar-SA"/>
        </w:rPr>
        <w:t>XX</w:t>
      </w:r>
      <w:r>
        <w:rPr>
          <w:rFonts w:hint="eastAsia" w:ascii="微软雅黑" w:hAnsi="微软雅黑" w:eastAsia="宋体" w:cs="Times New Roman"/>
          <w:kern w:val="2"/>
          <w:sz w:val="30"/>
          <w:szCs w:val="30"/>
          <w:u w:val="single"/>
          <w:lang w:val="en-US" w:eastAsia="zh-CN" w:bidi="ar-SA"/>
        </w:rPr>
        <w:t>有限公司</w:t>
      </w:r>
      <w:r>
        <w:rPr>
          <w:rFonts w:hint="eastAsia" w:ascii="微软雅黑" w:hAnsi="微软雅黑" w:eastAsia="宋体" w:cs="Times New Roman"/>
          <w:kern w:val="2"/>
          <w:sz w:val="30"/>
          <w:szCs w:val="30"/>
          <w:u w:val="single"/>
          <w:lang w:val="en-US" w:eastAsia="zh-CN" w:bidi="ar-SA"/>
        </w:rPr>
        <w:fldChar w:fldCharType="end"/>
      </w:r>
      <w:r>
        <w:rPr>
          <w:rFonts w:hint="eastAsia" w:ascii="微软雅黑" w:hAnsi="微软雅黑" w:eastAsia="宋体" w:cs="Times New Roman"/>
          <w:kern w:val="2"/>
          <w:sz w:val="30"/>
          <w:szCs w:val="30"/>
          <w:u w:val="single"/>
          <w:lang w:val="en-US" w:eastAsia="zh-CN" w:bidi="ar-SA"/>
        </w:rPr>
        <w:t xml:space="preserve"> </w:t>
      </w:r>
    </w:p>
    <w:p>
      <w:pPr>
        <w:widowControl w:val="0"/>
        <w:spacing w:line="600" w:lineRule="exact"/>
        <w:ind w:firstLine="1350" w:firstLineChars="450"/>
        <w:jc w:val="both"/>
        <w:outlineLvl w:val="9"/>
        <w:rPr>
          <w:rFonts w:hint="eastAsia" w:ascii="微软雅黑" w:hAnsi="微软雅黑" w:eastAsia="宋体" w:cs="Times New Roman"/>
          <w:kern w:val="2"/>
          <w:sz w:val="30"/>
          <w:szCs w:val="30"/>
          <w:u w:val="single"/>
          <w:lang w:val="en-US" w:eastAsia="zh-CN" w:bidi="ar-SA"/>
        </w:rPr>
      </w:pPr>
      <w:r>
        <w:rPr>
          <w:rFonts w:hint="eastAsia" w:ascii="微软雅黑" w:hAnsi="微软雅黑" w:eastAsia="宋体" w:cs="Times New Roman"/>
          <w:kern w:val="2"/>
          <w:sz w:val="30"/>
          <w:szCs w:val="30"/>
          <w:lang w:val="en-US" w:eastAsia="zh-CN" w:bidi="ar-SA"/>
        </w:rPr>
        <w:t>乙方（卖方）：</w:t>
      </w:r>
      <w:r>
        <w:rPr>
          <w:rFonts w:hint="eastAsia" w:ascii="微软雅黑" w:hAnsi="微软雅黑" w:cs="Times New Roman"/>
          <w:kern w:val="2"/>
          <w:sz w:val="30"/>
          <w:szCs w:val="30"/>
          <w:u w:val="single"/>
          <w:lang w:val="en-US" w:eastAsia="zh-CN" w:bidi="ar-SA"/>
        </w:rPr>
        <w:t>XX</w:t>
      </w:r>
      <w:r>
        <w:rPr>
          <w:rFonts w:hint="eastAsia" w:ascii="微软雅黑" w:hAnsi="微软雅黑" w:eastAsia="宋体" w:cs="Times New Roman"/>
          <w:kern w:val="2"/>
          <w:sz w:val="30"/>
          <w:szCs w:val="30"/>
          <w:u w:val="single"/>
          <w:lang w:val="en-US" w:eastAsia="zh-CN" w:bidi="ar-SA"/>
        </w:rPr>
        <w:t>有限公司</w:t>
      </w:r>
    </w:p>
    <w:p>
      <w:pPr>
        <w:widowControl w:val="0"/>
        <w:spacing w:line="600" w:lineRule="exact"/>
        <w:ind w:firstLine="1350" w:firstLineChars="450"/>
        <w:jc w:val="both"/>
        <w:outlineLvl w:val="9"/>
        <w:rPr>
          <w:rFonts w:hint="default" w:ascii="微软雅黑" w:hAnsi="微软雅黑" w:eastAsia="宋体" w:cs="Times New Roman"/>
          <w:kern w:val="2"/>
          <w:sz w:val="30"/>
          <w:szCs w:val="30"/>
          <w:u w:val="single"/>
          <w:lang w:val="en-US" w:eastAsia="zh-CN" w:bidi="ar-SA"/>
        </w:rPr>
      </w:pPr>
      <w:r>
        <w:rPr>
          <w:rFonts w:hint="eastAsia" w:ascii="微软雅黑" w:hAnsi="微软雅黑" w:eastAsia="宋体" w:cs="Times New Roman"/>
          <w:kern w:val="2"/>
          <w:sz w:val="30"/>
          <w:szCs w:val="30"/>
          <w:lang w:val="en-US" w:eastAsia="zh-CN" w:bidi="ar-SA"/>
        </w:rPr>
        <w:t>签订地点：</w:t>
      </w:r>
      <w:r>
        <w:rPr>
          <w:rFonts w:hint="eastAsia" w:ascii="微软雅黑" w:hAnsi="微软雅黑" w:eastAsia="宋体" w:cs="Times New Roman"/>
          <w:kern w:val="2"/>
          <w:sz w:val="30"/>
          <w:szCs w:val="30"/>
          <w:u w:val="single"/>
          <w:lang w:val="en-US" w:eastAsia="zh-CN" w:bidi="ar-SA"/>
        </w:rPr>
        <w:tab/>
      </w:r>
      <w:r>
        <w:rPr>
          <w:rFonts w:hint="eastAsia" w:ascii="微软雅黑" w:hAnsi="微软雅黑" w:cs="Times New Roman"/>
          <w:kern w:val="2"/>
          <w:sz w:val="30"/>
          <w:szCs w:val="30"/>
          <w:u w:val="single"/>
          <w:lang w:val="en-US" w:eastAsia="zh-CN" w:bidi="ar-SA"/>
        </w:rPr>
        <w:t>XX</w:t>
      </w:r>
    </w:p>
    <w:p>
      <w:pPr>
        <w:widowControl w:val="0"/>
        <w:spacing w:line="600" w:lineRule="exact"/>
        <w:ind w:firstLine="1350" w:firstLineChars="450"/>
        <w:jc w:val="both"/>
        <w:outlineLvl w:val="9"/>
        <w:rPr>
          <w:rFonts w:hint="eastAsia" w:ascii="微软雅黑" w:hAnsi="微软雅黑" w:eastAsia="宋体" w:cs="Times New Roman"/>
          <w:kern w:val="2"/>
          <w:sz w:val="30"/>
          <w:szCs w:val="30"/>
          <w:u w:val="single"/>
          <w:lang w:val="en-US" w:eastAsia="zh-CN" w:bidi="ar-SA"/>
        </w:rPr>
        <w:sectPr>
          <w:headerReference r:id="rId5" w:type="first"/>
          <w:footerReference r:id="rId8" w:type="first"/>
          <w:headerReference r:id="rId3" w:type="default"/>
          <w:footerReference r:id="rId6" w:type="default"/>
          <w:headerReference r:id="rId4" w:type="even"/>
          <w:footerReference r:id="rId7" w:type="even"/>
          <w:pgSz w:w="11906" w:h="16838"/>
          <w:pgMar w:top="794" w:right="1175" w:bottom="1021" w:left="1071" w:header="851" w:footer="335" w:gutter="0"/>
          <w:pgNumType w:fmt="decimal"/>
          <w:cols w:space="720" w:num="1"/>
          <w:docGrid w:linePitch="312" w:charSpace="0"/>
        </w:sectPr>
      </w:pPr>
      <w:r>
        <w:rPr>
          <w:rFonts w:hint="eastAsia" w:ascii="微软雅黑" w:hAnsi="微软雅黑" w:eastAsia="宋体" w:cs="Times New Roman"/>
          <w:kern w:val="2"/>
          <w:sz w:val="30"/>
          <w:szCs w:val="30"/>
          <w:lang w:val="en-US" w:eastAsia="zh-CN" w:bidi="ar-SA"/>
        </w:rPr>
        <w:t>签订时间：</w:t>
      </w:r>
      <w:r>
        <w:rPr>
          <w:rFonts w:hint="eastAsia" w:ascii="微软雅黑" w:hAnsi="微软雅黑" w:cs="Times New Roman"/>
          <w:kern w:val="2"/>
          <w:sz w:val="30"/>
          <w:szCs w:val="30"/>
          <w:u w:val="single"/>
          <w:lang w:val="en-US" w:eastAsia="zh-CN" w:bidi="ar-SA"/>
        </w:rPr>
        <w:t>XX</w:t>
      </w:r>
      <w:r>
        <w:rPr>
          <w:rFonts w:hint="eastAsia" w:ascii="微软雅黑" w:hAnsi="微软雅黑" w:eastAsia="宋体" w:cs="Times New Roman"/>
          <w:kern w:val="2"/>
          <w:sz w:val="30"/>
          <w:szCs w:val="30"/>
          <w:u w:val="single"/>
          <w:lang w:val="en-US" w:eastAsia="zh-CN" w:bidi="ar-SA"/>
        </w:rPr>
        <w:t>年</w:t>
      </w:r>
      <w:r>
        <w:rPr>
          <w:rFonts w:hint="eastAsia" w:ascii="微软雅黑" w:hAnsi="微软雅黑" w:cs="Times New Roman"/>
          <w:kern w:val="2"/>
          <w:sz w:val="30"/>
          <w:szCs w:val="30"/>
          <w:u w:val="single"/>
          <w:lang w:val="en-US" w:eastAsia="zh-CN" w:bidi="ar-SA"/>
        </w:rPr>
        <w:t>XX</w:t>
      </w:r>
      <w:r>
        <w:rPr>
          <w:rFonts w:hint="eastAsia" w:ascii="微软雅黑" w:hAnsi="微软雅黑" w:eastAsia="宋体" w:cs="Times New Roman"/>
          <w:kern w:val="2"/>
          <w:sz w:val="30"/>
          <w:szCs w:val="30"/>
          <w:u w:val="single"/>
          <w:lang w:val="en-US" w:eastAsia="zh-CN" w:bidi="ar-SA"/>
        </w:rPr>
        <w:t>月</w:t>
      </w:r>
    </w:p>
    <w:p>
      <w:pPr>
        <w:keepNext w:val="0"/>
        <w:keepLines w:val="0"/>
        <w:pageBreakBefore w:val="0"/>
        <w:widowControl w:val="0"/>
        <w:kinsoku/>
        <w:wordWrap/>
        <w:overflowPunct/>
        <w:topLinePunct w:val="0"/>
        <w:autoSpaceDE/>
        <w:autoSpaceDN/>
        <w:bidi w:val="0"/>
        <w:spacing w:line="440" w:lineRule="exact"/>
        <w:ind w:firstLine="630"/>
        <w:textAlignment w:val="auto"/>
        <w:rPr>
          <w:rFonts w:hint="eastAsia" w:ascii="仿宋" w:hAnsi="仿宋" w:eastAsia="仿宋" w:cs="仿宋"/>
          <w:color w:val="000000"/>
          <w:sz w:val="24"/>
          <w:szCs w:val="24"/>
          <w:lang w:val="en-US" w:eastAsia="zh-CN"/>
        </w:rPr>
      </w:pPr>
      <w:r>
        <w:rPr>
          <w:rFonts w:hint="eastAsia" w:ascii="仿宋" w:hAnsi="仿宋" w:eastAsia="仿宋" w:cs="仿宋"/>
          <w:color w:val="000000"/>
          <w:sz w:val="24"/>
          <w:szCs w:val="24"/>
          <w:lang w:val="en-US" w:eastAsia="zh-CN"/>
        </w:rPr>
        <w:t>根据《中华人民共和国民法典》及相关法律法规，甲、乙双方遵循平等、自愿、公平、诚实、信用的原则，经双方友好协商，就买方向卖方采购储能系统设备等有关事项达成一致，签订本合同，以兹共同遵守：</w:t>
      </w:r>
    </w:p>
    <w:p>
      <w:pPr>
        <w:keepNext w:val="0"/>
        <w:keepLines w:val="0"/>
        <w:pageBreakBefore w:val="0"/>
        <w:widowControl w:val="0"/>
        <w:kinsoku/>
        <w:wordWrap/>
        <w:overflowPunct/>
        <w:topLinePunct w:val="0"/>
        <w:autoSpaceDE/>
        <w:autoSpaceDN/>
        <w:bidi w:val="0"/>
        <w:spacing w:line="440" w:lineRule="exact"/>
        <w:ind w:firstLine="630"/>
        <w:textAlignment w:val="auto"/>
        <w:rPr>
          <w:rFonts w:hint="eastAsia" w:ascii="仿宋" w:hAnsi="仿宋" w:eastAsia="仿宋" w:cs="仿宋"/>
          <w:color w:val="000000"/>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440" w:lineRule="exact"/>
        <w:textAlignment w:val="auto"/>
        <w:outlineLvl w:val="9"/>
        <w:rPr>
          <w:rFonts w:hint="eastAsia" w:ascii="仿宋" w:hAnsi="仿宋" w:eastAsia="仿宋" w:cs="仿宋"/>
          <w:b/>
          <w:color w:val="000000"/>
          <w:sz w:val="24"/>
          <w:szCs w:val="24"/>
        </w:rPr>
      </w:pPr>
      <w:r>
        <w:rPr>
          <w:rFonts w:hint="eastAsia" w:ascii="仿宋" w:hAnsi="仿宋" w:eastAsia="仿宋" w:cs="仿宋"/>
          <w:b/>
          <w:color w:val="000000"/>
          <w:sz w:val="24"/>
          <w:szCs w:val="24"/>
          <w:lang w:val="en-US" w:eastAsia="zh-CN"/>
        </w:rPr>
        <w:t xml:space="preserve">第一条  </w:t>
      </w:r>
      <w:r>
        <w:rPr>
          <w:rFonts w:hint="eastAsia" w:ascii="仿宋" w:hAnsi="仿宋" w:eastAsia="仿宋" w:cs="仿宋"/>
          <w:b/>
          <w:color w:val="000000"/>
          <w:sz w:val="24"/>
          <w:szCs w:val="24"/>
        </w:rPr>
        <w:t>产品名称、商标、型号、计量单位、数量、价款</w:t>
      </w:r>
    </w:p>
    <w:tbl>
      <w:tblPr>
        <w:tblStyle w:val="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7"/>
        <w:gridCol w:w="727"/>
        <w:gridCol w:w="780"/>
        <w:gridCol w:w="526"/>
        <w:gridCol w:w="527"/>
        <w:gridCol w:w="1243"/>
        <w:gridCol w:w="1243"/>
        <w:gridCol w:w="527"/>
        <w:gridCol w:w="839"/>
        <w:gridCol w:w="839"/>
        <w:gridCol w:w="5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7" w:type="pct"/>
            <w:tcBorders>
              <w:top w:val="single" w:color="auto" w:sz="12" w:space="0"/>
              <w:left w:val="single" w:color="auto" w:sz="12" w:space="0"/>
              <w:bottom w:val="single" w:color="auto" w:sz="4" w:space="0"/>
              <w:right w:val="single" w:color="auto" w:sz="4" w:space="0"/>
            </w:tcBorders>
            <w:vAlign w:val="center"/>
          </w:tcPr>
          <w:p>
            <w:pPr>
              <w:snapToGrid w:val="0"/>
              <w:jc w:val="center"/>
              <w:rPr>
                <w:rFonts w:hint="eastAsia" w:ascii="仿宋" w:hAnsi="仿宋" w:eastAsia="仿宋" w:cs="仿宋"/>
                <w:color w:val="000000"/>
                <w:sz w:val="21"/>
                <w:szCs w:val="21"/>
              </w:rPr>
            </w:pPr>
            <w:r>
              <w:rPr>
                <w:rFonts w:hint="eastAsia" w:ascii="仿宋" w:hAnsi="仿宋" w:eastAsia="仿宋" w:cs="仿宋"/>
                <w:color w:val="000000"/>
                <w:sz w:val="21"/>
                <w:szCs w:val="21"/>
              </w:rPr>
              <w:t>产品名称</w:t>
            </w:r>
          </w:p>
        </w:tc>
        <w:tc>
          <w:tcPr>
            <w:tcW w:w="427" w:type="pct"/>
            <w:tcBorders>
              <w:top w:val="single" w:color="auto" w:sz="12" w:space="0"/>
              <w:left w:val="single" w:color="auto" w:sz="4" w:space="0"/>
              <w:bottom w:val="single" w:color="auto" w:sz="4" w:space="0"/>
              <w:right w:val="single" w:color="auto" w:sz="4" w:space="0"/>
            </w:tcBorders>
            <w:vAlign w:val="center"/>
          </w:tcPr>
          <w:p>
            <w:pPr>
              <w:snapToGrid w:val="0"/>
              <w:jc w:val="center"/>
              <w:rPr>
                <w:rFonts w:hint="eastAsia" w:ascii="仿宋" w:hAnsi="仿宋" w:eastAsia="仿宋" w:cs="仿宋"/>
                <w:color w:val="000000"/>
                <w:sz w:val="21"/>
                <w:szCs w:val="21"/>
              </w:rPr>
            </w:pPr>
            <w:r>
              <w:rPr>
                <w:rFonts w:hint="eastAsia" w:ascii="仿宋" w:hAnsi="仿宋" w:eastAsia="仿宋" w:cs="仿宋"/>
                <w:color w:val="000000"/>
                <w:sz w:val="21"/>
                <w:szCs w:val="21"/>
              </w:rPr>
              <w:t>生产厂家</w:t>
            </w:r>
          </w:p>
        </w:tc>
        <w:tc>
          <w:tcPr>
            <w:tcW w:w="458" w:type="pct"/>
            <w:tcBorders>
              <w:top w:val="single" w:color="auto" w:sz="12" w:space="0"/>
              <w:left w:val="single" w:color="auto" w:sz="4" w:space="0"/>
              <w:bottom w:val="single" w:color="auto" w:sz="4" w:space="0"/>
              <w:right w:val="single" w:color="auto" w:sz="4" w:space="0"/>
            </w:tcBorders>
            <w:vAlign w:val="center"/>
          </w:tcPr>
          <w:p>
            <w:pPr>
              <w:snapToGrid w:val="0"/>
              <w:jc w:val="center"/>
              <w:rPr>
                <w:rFonts w:hint="eastAsia" w:ascii="仿宋" w:hAnsi="仿宋" w:eastAsia="仿宋" w:cs="仿宋"/>
                <w:color w:val="000000"/>
                <w:sz w:val="21"/>
                <w:szCs w:val="21"/>
              </w:rPr>
            </w:pPr>
            <w:r>
              <w:rPr>
                <w:rFonts w:hint="eastAsia" w:ascii="仿宋" w:hAnsi="仿宋" w:eastAsia="仿宋" w:cs="仿宋"/>
                <w:color w:val="000000"/>
                <w:sz w:val="21"/>
                <w:szCs w:val="21"/>
              </w:rPr>
              <w:t>规格 型号</w:t>
            </w:r>
          </w:p>
        </w:tc>
        <w:tc>
          <w:tcPr>
            <w:tcW w:w="309" w:type="pct"/>
            <w:tcBorders>
              <w:top w:val="single" w:color="auto" w:sz="12" w:space="0"/>
              <w:left w:val="single" w:color="auto" w:sz="4" w:space="0"/>
              <w:bottom w:val="single" w:color="auto" w:sz="4" w:space="0"/>
              <w:right w:val="single" w:color="auto" w:sz="4" w:space="0"/>
            </w:tcBorders>
            <w:vAlign w:val="center"/>
          </w:tcPr>
          <w:p>
            <w:pPr>
              <w:snapToGrid w:val="0"/>
              <w:jc w:val="center"/>
              <w:rPr>
                <w:rFonts w:hint="eastAsia" w:ascii="仿宋" w:hAnsi="仿宋" w:eastAsia="仿宋" w:cs="仿宋"/>
                <w:color w:val="000000"/>
                <w:sz w:val="21"/>
                <w:szCs w:val="21"/>
              </w:rPr>
            </w:pPr>
            <w:r>
              <w:rPr>
                <w:rFonts w:hint="eastAsia" w:ascii="仿宋" w:hAnsi="仿宋" w:eastAsia="仿宋" w:cs="仿宋"/>
                <w:color w:val="000000"/>
                <w:sz w:val="21"/>
                <w:szCs w:val="21"/>
              </w:rPr>
              <w:t>单位</w:t>
            </w:r>
          </w:p>
        </w:tc>
        <w:tc>
          <w:tcPr>
            <w:tcW w:w="309" w:type="pct"/>
            <w:tcBorders>
              <w:top w:val="single" w:color="auto" w:sz="12" w:space="0"/>
              <w:left w:val="single" w:color="auto" w:sz="4" w:space="0"/>
              <w:bottom w:val="single" w:color="auto" w:sz="4" w:space="0"/>
              <w:right w:val="single" w:color="auto" w:sz="4" w:space="0"/>
            </w:tcBorders>
            <w:vAlign w:val="center"/>
          </w:tcPr>
          <w:p>
            <w:pPr>
              <w:snapToGrid w:val="0"/>
              <w:jc w:val="center"/>
              <w:rPr>
                <w:rFonts w:hint="eastAsia" w:ascii="仿宋" w:hAnsi="仿宋" w:eastAsia="仿宋" w:cs="仿宋"/>
                <w:color w:val="000000"/>
                <w:sz w:val="21"/>
                <w:szCs w:val="21"/>
              </w:rPr>
            </w:pPr>
            <w:r>
              <w:rPr>
                <w:rFonts w:hint="eastAsia" w:ascii="仿宋" w:hAnsi="仿宋" w:eastAsia="仿宋" w:cs="仿宋"/>
                <w:color w:val="000000"/>
                <w:sz w:val="21"/>
                <w:szCs w:val="21"/>
              </w:rPr>
              <w:t>数量</w:t>
            </w:r>
          </w:p>
        </w:tc>
        <w:tc>
          <w:tcPr>
            <w:tcW w:w="729" w:type="pct"/>
            <w:tcBorders>
              <w:top w:val="single" w:color="auto" w:sz="12" w:space="0"/>
              <w:left w:val="single" w:color="auto" w:sz="4" w:space="0"/>
              <w:bottom w:val="single" w:color="auto" w:sz="4" w:space="0"/>
              <w:right w:val="single" w:color="auto" w:sz="4" w:space="0"/>
            </w:tcBorders>
            <w:vAlign w:val="center"/>
          </w:tcPr>
          <w:p>
            <w:pPr>
              <w:snapToGrid w:val="0"/>
              <w:spacing w:line="240" w:lineRule="auto"/>
              <w:jc w:val="center"/>
              <w:rPr>
                <w:rFonts w:hint="eastAsia" w:ascii="仿宋" w:hAnsi="仿宋" w:eastAsia="仿宋" w:cs="仿宋"/>
                <w:bCs/>
                <w:color w:val="000000"/>
                <w:sz w:val="21"/>
                <w:szCs w:val="21"/>
              </w:rPr>
            </w:pPr>
            <w:r>
              <w:rPr>
                <w:rFonts w:hint="eastAsia" w:ascii="仿宋" w:hAnsi="仿宋" w:eastAsia="仿宋" w:cs="仿宋"/>
                <w:bCs/>
                <w:color w:val="000000"/>
                <w:sz w:val="21"/>
                <w:szCs w:val="21"/>
                <w:lang w:val="en-US" w:eastAsia="zh-CN"/>
              </w:rPr>
              <w:t>除税</w:t>
            </w:r>
            <w:r>
              <w:rPr>
                <w:rFonts w:hint="eastAsia" w:ascii="仿宋" w:hAnsi="仿宋" w:eastAsia="仿宋" w:cs="仿宋"/>
                <w:bCs/>
                <w:color w:val="000000"/>
                <w:sz w:val="21"/>
                <w:szCs w:val="21"/>
              </w:rPr>
              <w:t>单价（</w:t>
            </w:r>
            <w:r>
              <w:rPr>
                <w:rFonts w:hint="eastAsia" w:ascii="仿宋" w:hAnsi="仿宋" w:eastAsia="仿宋" w:cs="仿宋"/>
                <w:bCs/>
                <w:color w:val="000000"/>
                <w:sz w:val="21"/>
                <w:szCs w:val="21"/>
                <w:lang w:val="en-US" w:eastAsia="zh-CN"/>
              </w:rPr>
              <w:t>万</w:t>
            </w:r>
            <w:r>
              <w:rPr>
                <w:rFonts w:hint="eastAsia" w:ascii="仿宋" w:hAnsi="仿宋" w:eastAsia="仿宋" w:cs="仿宋"/>
                <w:bCs/>
                <w:color w:val="000000"/>
                <w:sz w:val="21"/>
                <w:szCs w:val="21"/>
              </w:rPr>
              <w:t>元）</w:t>
            </w:r>
          </w:p>
        </w:tc>
        <w:tc>
          <w:tcPr>
            <w:tcW w:w="729" w:type="pct"/>
            <w:tcBorders>
              <w:top w:val="single" w:color="auto" w:sz="12" w:space="0"/>
              <w:left w:val="single" w:color="auto" w:sz="4" w:space="0"/>
              <w:bottom w:val="single" w:color="auto" w:sz="4" w:space="0"/>
              <w:right w:val="single" w:color="auto" w:sz="4" w:space="0"/>
            </w:tcBorders>
            <w:vAlign w:val="center"/>
          </w:tcPr>
          <w:p>
            <w:pPr>
              <w:snapToGrid w:val="0"/>
              <w:spacing w:line="240" w:lineRule="auto"/>
              <w:jc w:val="center"/>
              <w:rPr>
                <w:rFonts w:hint="eastAsia" w:ascii="仿宋" w:hAnsi="仿宋" w:eastAsia="仿宋" w:cs="仿宋"/>
                <w:bCs/>
                <w:color w:val="000000"/>
                <w:sz w:val="21"/>
                <w:szCs w:val="21"/>
              </w:rPr>
            </w:pPr>
            <w:r>
              <w:rPr>
                <w:rFonts w:hint="eastAsia" w:ascii="仿宋" w:hAnsi="仿宋" w:eastAsia="仿宋" w:cs="仿宋"/>
                <w:bCs/>
                <w:color w:val="000000"/>
                <w:sz w:val="21"/>
                <w:szCs w:val="21"/>
                <w:lang w:val="en-US" w:eastAsia="zh-CN"/>
              </w:rPr>
              <w:t>除税</w:t>
            </w:r>
            <w:r>
              <w:rPr>
                <w:rFonts w:hint="eastAsia" w:ascii="仿宋" w:hAnsi="仿宋" w:eastAsia="仿宋" w:cs="仿宋"/>
                <w:bCs/>
                <w:color w:val="000000"/>
                <w:sz w:val="21"/>
                <w:szCs w:val="21"/>
              </w:rPr>
              <w:t>金额（</w:t>
            </w:r>
            <w:r>
              <w:rPr>
                <w:rFonts w:hint="eastAsia" w:ascii="仿宋" w:hAnsi="仿宋" w:eastAsia="仿宋" w:cs="仿宋"/>
                <w:bCs/>
                <w:color w:val="000000"/>
                <w:sz w:val="21"/>
                <w:szCs w:val="21"/>
                <w:lang w:val="en-US" w:eastAsia="zh-CN"/>
              </w:rPr>
              <w:t>万</w:t>
            </w:r>
            <w:r>
              <w:rPr>
                <w:rFonts w:hint="eastAsia" w:ascii="仿宋" w:hAnsi="仿宋" w:eastAsia="仿宋" w:cs="仿宋"/>
                <w:bCs/>
                <w:color w:val="000000"/>
                <w:sz w:val="21"/>
                <w:szCs w:val="21"/>
              </w:rPr>
              <w:t>元）</w:t>
            </w:r>
          </w:p>
        </w:tc>
        <w:tc>
          <w:tcPr>
            <w:tcW w:w="309" w:type="pct"/>
            <w:tcBorders>
              <w:top w:val="single" w:color="auto" w:sz="12" w:space="0"/>
              <w:left w:val="single" w:color="auto" w:sz="4" w:space="0"/>
              <w:bottom w:val="single" w:color="auto" w:sz="4" w:space="0"/>
              <w:right w:val="single" w:color="auto" w:sz="4" w:space="0"/>
            </w:tcBorders>
            <w:vAlign w:val="center"/>
          </w:tcPr>
          <w:p>
            <w:pPr>
              <w:snapToGrid w:val="0"/>
              <w:spacing w:line="240" w:lineRule="auto"/>
              <w:jc w:val="center"/>
              <w:rPr>
                <w:rFonts w:hint="eastAsia" w:ascii="仿宋" w:hAnsi="仿宋" w:eastAsia="仿宋" w:cs="仿宋"/>
                <w:bCs/>
                <w:color w:val="000000"/>
                <w:sz w:val="21"/>
                <w:szCs w:val="21"/>
              </w:rPr>
            </w:pPr>
            <w:r>
              <w:rPr>
                <w:rFonts w:hint="eastAsia" w:ascii="仿宋" w:hAnsi="仿宋" w:eastAsia="仿宋" w:cs="仿宋"/>
                <w:bCs/>
                <w:color w:val="000000"/>
                <w:sz w:val="21"/>
                <w:szCs w:val="21"/>
              </w:rPr>
              <w:t>税率</w:t>
            </w:r>
          </w:p>
        </w:tc>
        <w:tc>
          <w:tcPr>
            <w:tcW w:w="492" w:type="pct"/>
            <w:tcBorders>
              <w:top w:val="single" w:color="auto" w:sz="12" w:space="0"/>
              <w:left w:val="single" w:color="auto" w:sz="4" w:space="0"/>
              <w:bottom w:val="single" w:color="auto" w:sz="4" w:space="0"/>
              <w:right w:val="single" w:color="auto" w:sz="4" w:space="0"/>
            </w:tcBorders>
            <w:vAlign w:val="center"/>
          </w:tcPr>
          <w:p>
            <w:pPr>
              <w:snapToGrid w:val="0"/>
              <w:spacing w:line="240" w:lineRule="auto"/>
              <w:jc w:val="center"/>
              <w:rPr>
                <w:rFonts w:hint="eastAsia" w:ascii="仿宋" w:hAnsi="仿宋" w:eastAsia="仿宋" w:cs="仿宋"/>
                <w:bCs/>
                <w:color w:val="000000"/>
                <w:sz w:val="21"/>
                <w:szCs w:val="21"/>
                <w:lang w:val="en-US" w:eastAsia="zh-CN"/>
              </w:rPr>
            </w:pPr>
            <w:r>
              <w:rPr>
                <w:rFonts w:hint="eastAsia" w:ascii="仿宋" w:hAnsi="仿宋" w:eastAsia="仿宋" w:cs="仿宋"/>
                <w:bCs/>
                <w:color w:val="000000"/>
                <w:sz w:val="21"/>
                <w:szCs w:val="21"/>
                <w:lang w:val="en-US" w:eastAsia="zh-CN"/>
              </w:rPr>
              <w:t>税额</w:t>
            </w:r>
          </w:p>
          <w:p>
            <w:pPr>
              <w:snapToGrid w:val="0"/>
              <w:spacing w:line="240" w:lineRule="auto"/>
              <w:jc w:val="center"/>
              <w:rPr>
                <w:rFonts w:hint="eastAsia" w:ascii="仿宋" w:hAnsi="仿宋" w:eastAsia="仿宋" w:cs="仿宋"/>
                <w:bCs/>
                <w:color w:val="000000"/>
                <w:sz w:val="21"/>
                <w:szCs w:val="21"/>
              </w:rPr>
            </w:pPr>
            <w:r>
              <w:rPr>
                <w:rFonts w:hint="eastAsia" w:ascii="仿宋" w:hAnsi="仿宋" w:eastAsia="仿宋" w:cs="仿宋"/>
                <w:bCs/>
                <w:color w:val="000000"/>
                <w:sz w:val="21"/>
                <w:szCs w:val="21"/>
                <w:lang w:val="en-US" w:eastAsia="zh-CN"/>
              </w:rPr>
              <w:t>（万元）</w:t>
            </w:r>
          </w:p>
        </w:tc>
        <w:tc>
          <w:tcPr>
            <w:tcW w:w="492" w:type="pct"/>
            <w:tcBorders>
              <w:top w:val="single" w:color="auto" w:sz="12" w:space="0"/>
              <w:left w:val="single" w:color="auto" w:sz="4" w:space="0"/>
              <w:bottom w:val="single" w:color="auto" w:sz="4" w:space="0"/>
              <w:right w:val="single" w:color="auto" w:sz="4" w:space="0"/>
            </w:tcBorders>
            <w:vAlign w:val="center"/>
          </w:tcPr>
          <w:p>
            <w:pPr>
              <w:snapToGrid w:val="0"/>
              <w:spacing w:line="240" w:lineRule="auto"/>
              <w:jc w:val="center"/>
              <w:rPr>
                <w:rFonts w:hint="eastAsia" w:ascii="仿宋" w:hAnsi="仿宋" w:eastAsia="仿宋" w:cs="仿宋"/>
                <w:bCs/>
                <w:color w:val="000000"/>
                <w:sz w:val="21"/>
                <w:szCs w:val="21"/>
                <w:highlight w:val="none"/>
                <w:lang w:val="en-US" w:eastAsia="zh-CN"/>
              </w:rPr>
            </w:pPr>
            <w:r>
              <w:rPr>
                <w:rFonts w:hint="eastAsia" w:ascii="仿宋" w:hAnsi="仿宋" w:eastAsia="仿宋" w:cs="仿宋"/>
                <w:bCs/>
                <w:color w:val="000000"/>
                <w:sz w:val="21"/>
                <w:szCs w:val="21"/>
                <w:highlight w:val="none"/>
                <w:lang w:val="en-US" w:eastAsia="zh-CN"/>
              </w:rPr>
              <w:t>价税合计</w:t>
            </w:r>
          </w:p>
          <w:p>
            <w:pPr>
              <w:snapToGrid w:val="0"/>
              <w:spacing w:line="240" w:lineRule="auto"/>
              <w:jc w:val="center"/>
              <w:rPr>
                <w:rFonts w:hint="eastAsia" w:ascii="仿宋" w:hAnsi="仿宋" w:eastAsia="仿宋" w:cs="仿宋"/>
                <w:bCs/>
                <w:color w:val="000000"/>
                <w:sz w:val="21"/>
                <w:szCs w:val="21"/>
                <w:highlight w:val="none"/>
              </w:rPr>
            </w:pPr>
            <w:r>
              <w:rPr>
                <w:rFonts w:hint="eastAsia" w:ascii="仿宋" w:hAnsi="仿宋" w:eastAsia="仿宋" w:cs="仿宋"/>
                <w:bCs/>
                <w:color w:val="000000"/>
                <w:sz w:val="21"/>
                <w:szCs w:val="21"/>
                <w:highlight w:val="none"/>
                <w:lang w:val="en-US" w:eastAsia="zh-CN"/>
              </w:rPr>
              <w:t>（万元）</w:t>
            </w:r>
          </w:p>
        </w:tc>
        <w:tc>
          <w:tcPr>
            <w:tcW w:w="315" w:type="pct"/>
            <w:tcBorders>
              <w:top w:val="single" w:color="auto" w:sz="12" w:space="0"/>
              <w:left w:val="single" w:color="auto" w:sz="4" w:space="0"/>
              <w:bottom w:val="single" w:color="auto" w:sz="4" w:space="0"/>
              <w:right w:val="single" w:color="auto" w:sz="12" w:space="0"/>
            </w:tcBorders>
            <w:vAlign w:val="center"/>
          </w:tcPr>
          <w:p>
            <w:pPr>
              <w:snapToGrid w:val="0"/>
              <w:jc w:val="center"/>
              <w:rPr>
                <w:rFonts w:hint="eastAsia" w:ascii="仿宋" w:hAnsi="仿宋" w:eastAsia="仿宋" w:cs="仿宋"/>
                <w:color w:val="000000"/>
                <w:sz w:val="21"/>
                <w:szCs w:val="21"/>
                <w:highlight w:val="none"/>
                <w:lang w:val="en-US" w:eastAsia="zh-CN"/>
              </w:rPr>
            </w:pPr>
            <w:r>
              <w:rPr>
                <w:rFonts w:hint="eastAsia" w:ascii="仿宋" w:hAnsi="仿宋" w:eastAsia="仿宋" w:cs="仿宋"/>
                <w:color w:val="000000"/>
                <w:sz w:val="21"/>
                <w:szCs w:val="21"/>
                <w:highlight w:val="none"/>
                <w:lang w:val="en-US" w:eastAsia="zh-CN"/>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7" w:type="pct"/>
            <w:tcBorders>
              <w:top w:val="single" w:color="auto" w:sz="4" w:space="0"/>
              <w:left w:val="single" w:color="auto" w:sz="12" w:space="0"/>
              <w:bottom w:val="single" w:color="auto" w:sz="4" w:space="0"/>
              <w:right w:val="single" w:color="auto" w:sz="4" w:space="0"/>
            </w:tcBorders>
            <w:vAlign w:val="center"/>
          </w:tcPr>
          <w:p>
            <w:pPr>
              <w:snapToGrid w:val="0"/>
              <w:jc w:val="center"/>
              <w:rPr>
                <w:rFonts w:hint="default" w:ascii="仿宋" w:hAnsi="仿宋" w:eastAsia="仿宋" w:cs="仿宋"/>
                <w:color w:val="000000"/>
                <w:sz w:val="21"/>
                <w:szCs w:val="21"/>
                <w:lang w:val="en-US" w:eastAsia="zh-CN"/>
              </w:rPr>
            </w:pPr>
          </w:p>
        </w:tc>
        <w:tc>
          <w:tcPr>
            <w:tcW w:w="427" w:type="pct"/>
            <w:tcBorders>
              <w:top w:val="single" w:color="auto" w:sz="4" w:space="0"/>
              <w:left w:val="single" w:color="auto" w:sz="4" w:space="0"/>
              <w:bottom w:val="single" w:color="auto" w:sz="4" w:space="0"/>
              <w:right w:val="single" w:color="auto" w:sz="4" w:space="0"/>
            </w:tcBorders>
            <w:vAlign w:val="center"/>
          </w:tcPr>
          <w:p>
            <w:pPr>
              <w:snapToGrid w:val="0"/>
              <w:jc w:val="center"/>
              <w:rPr>
                <w:rFonts w:hint="eastAsia" w:ascii="仿宋" w:hAnsi="仿宋" w:eastAsia="仿宋" w:cs="仿宋"/>
                <w:color w:val="000000"/>
                <w:sz w:val="21"/>
                <w:szCs w:val="21"/>
                <w:lang w:val="en-US" w:eastAsia="zh-CN"/>
              </w:rPr>
            </w:pPr>
          </w:p>
        </w:tc>
        <w:tc>
          <w:tcPr>
            <w:tcW w:w="458" w:type="pct"/>
            <w:tcBorders>
              <w:top w:val="single" w:color="auto" w:sz="4" w:space="0"/>
              <w:left w:val="single" w:color="auto" w:sz="4" w:space="0"/>
              <w:bottom w:val="single" w:color="auto" w:sz="4" w:space="0"/>
              <w:right w:val="single" w:color="auto" w:sz="4" w:space="0"/>
            </w:tcBorders>
            <w:vAlign w:val="center"/>
          </w:tcPr>
          <w:p>
            <w:pPr>
              <w:snapToGrid w:val="0"/>
              <w:jc w:val="center"/>
              <w:rPr>
                <w:rFonts w:hint="default" w:ascii="仿宋" w:hAnsi="仿宋" w:eastAsia="仿宋" w:cs="仿宋"/>
                <w:color w:val="000000"/>
                <w:sz w:val="21"/>
                <w:szCs w:val="21"/>
                <w:lang w:val="en-US" w:eastAsia="zh-CN"/>
              </w:rPr>
            </w:pPr>
          </w:p>
        </w:tc>
        <w:tc>
          <w:tcPr>
            <w:tcW w:w="309" w:type="pct"/>
            <w:tcBorders>
              <w:top w:val="single" w:color="auto" w:sz="4" w:space="0"/>
              <w:left w:val="single" w:color="auto" w:sz="4" w:space="0"/>
              <w:bottom w:val="single" w:color="auto" w:sz="4" w:space="0"/>
              <w:right w:val="single" w:color="auto" w:sz="4" w:space="0"/>
            </w:tcBorders>
            <w:vAlign w:val="center"/>
          </w:tcPr>
          <w:p>
            <w:pPr>
              <w:snapToGrid w:val="0"/>
              <w:jc w:val="center"/>
              <w:rPr>
                <w:rFonts w:hint="eastAsia" w:ascii="仿宋" w:hAnsi="仿宋" w:eastAsia="仿宋" w:cs="仿宋"/>
                <w:color w:val="000000"/>
                <w:sz w:val="21"/>
                <w:szCs w:val="21"/>
                <w:lang w:val="en-US" w:eastAsia="zh-CN"/>
              </w:rPr>
            </w:pPr>
          </w:p>
        </w:tc>
        <w:tc>
          <w:tcPr>
            <w:tcW w:w="309" w:type="pct"/>
            <w:tcBorders>
              <w:top w:val="single" w:color="auto" w:sz="4" w:space="0"/>
              <w:left w:val="single" w:color="auto" w:sz="4" w:space="0"/>
              <w:bottom w:val="single" w:color="auto" w:sz="4" w:space="0"/>
              <w:right w:val="single" w:color="auto" w:sz="4" w:space="0"/>
            </w:tcBorders>
            <w:vAlign w:val="center"/>
          </w:tcPr>
          <w:p>
            <w:pPr>
              <w:snapToGrid w:val="0"/>
              <w:jc w:val="center"/>
              <w:rPr>
                <w:rFonts w:hint="eastAsia" w:ascii="仿宋" w:hAnsi="仿宋" w:eastAsia="仿宋" w:cs="仿宋"/>
                <w:color w:val="000000"/>
                <w:sz w:val="21"/>
                <w:szCs w:val="21"/>
                <w:lang w:val="en-US" w:eastAsia="zh-CN"/>
              </w:rPr>
            </w:pPr>
          </w:p>
        </w:tc>
        <w:tc>
          <w:tcPr>
            <w:tcW w:w="729" w:type="pct"/>
            <w:tcBorders>
              <w:top w:val="single" w:color="auto" w:sz="4" w:space="0"/>
              <w:left w:val="single" w:color="auto" w:sz="4" w:space="0"/>
              <w:bottom w:val="single" w:color="auto" w:sz="4" w:space="0"/>
              <w:right w:val="single" w:color="auto" w:sz="4" w:space="0"/>
            </w:tcBorders>
            <w:vAlign w:val="center"/>
          </w:tcPr>
          <w:p>
            <w:pPr>
              <w:snapToGrid w:val="0"/>
              <w:jc w:val="center"/>
              <w:rPr>
                <w:rFonts w:hint="eastAsia" w:ascii="仿宋" w:hAnsi="仿宋" w:eastAsia="仿宋" w:cs="仿宋"/>
                <w:color w:val="000000"/>
                <w:sz w:val="21"/>
                <w:szCs w:val="21"/>
              </w:rPr>
            </w:pPr>
          </w:p>
        </w:tc>
        <w:tc>
          <w:tcPr>
            <w:tcW w:w="729" w:type="pct"/>
            <w:tcBorders>
              <w:top w:val="single" w:color="auto" w:sz="4" w:space="0"/>
              <w:left w:val="single" w:color="auto" w:sz="4" w:space="0"/>
              <w:bottom w:val="single" w:color="auto" w:sz="4" w:space="0"/>
              <w:right w:val="single" w:color="auto" w:sz="4" w:space="0"/>
            </w:tcBorders>
            <w:vAlign w:val="center"/>
          </w:tcPr>
          <w:p>
            <w:pPr>
              <w:snapToGrid w:val="0"/>
              <w:jc w:val="center"/>
              <w:rPr>
                <w:rFonts w:hint="eastAsia" w:ascii="仿宋" w:hAnsi="仿宋" w:eastAsia="仿宋" w:cs="仿宋"/>
                <w:color w:val="000000"/>
                <w:sz w:val="21"/>
                <w:szCs w:val="21"/>
              </w:rPr>
            </w:pPr>
          </w:p>
        </w:tc>
        <w:tc>
          <w:tcPr>
            <w:tcW w:w="309" w:type="pct"/>
            <w:tcBorders>
              <w:top w:val="single" w:color="auto" w:sz="4" w:space="0"/>
              <w:left w:val="single" w:color="auto" w:sz="4" w:space="0"/>
              <w:bottom w:val="single" w:color="auto" w:sz="4" w:space="0"/>
              <w:right w:val="single" w:color="auto" w:sz="4" w:space="0"/>
            </w:tcBorders>
            <w:vAlign w:val="center"/>
          </w:tcPr>
          <w:p>
            <w:pPr>
              <w:snapToGrid w:val="0"/>
              <w:jc w:val="center"/>
              <w:rPr>
                <w:rFonts w:hint="default" w:ascii="仿宋" w:hAnsi="仿宋" w:eastAsia="仿宋" w:cs="仿宋"/>
                <w:color w:val="000000"/>
                <w:sz w:val="21"/>
                <w:szCs w:val="21"/>
                <w:lang w:val="en-US" w:eastAsia="zh-CN"/>
              </w:rPr>
            </w:pPr>
          </w:p>
        </w:tc>
        <w:tc>
          <w:tcPr>
            <w:tcW w:w="492" w:type="pct"/>
            <w:tcBorders>
              <w:top w:val="single" w:color="auto" w:sz="4" w:space="0"/>
              <w:left w:val="single" w:color="auto" w:sz="4" w:space="0"/>
              <w:bottom w:val="single" w:color="auto" w:sz="4" w:space="0"/>
              <w:right w:val="single" w:color="auto" w:sz="4" w:space="0"/>
            </w:tcBorders>
            <w:vAlign w:val="center"/>
          </w:tcPr>
          <w:p>
            <w:pPr>
              <w:snapToGrid w:val="0"/>
              <w:jc w:val="center"/>
              <w:rPr>
                <w:rFonts w:hint="eastAsia" w:ascii="仿宋" w:hAnsi="仿宋" w:eastAsia="仿宋" w:cs="仿宋"/>
                <w:color w:val="000000"/>
                <w:sz w:val="21"/>
                <w:szCs w:val="21"/>
              </w:rPr>
            </w:pPr>
          </w:p>
        </w:tc>
        <w:tc>
          <w:tcPr>
            <w:tcW w:w="492" w:type="pct"/>
            <w:tcBorders>
              <w:top w:val="single" w:color="auto" w:sz="4" w:space="0"/>
              <w:left w:val="single" w:color="auto" w:sz="4" w:space="0"/>
              <w:bottom w:val="single" w:color="auto" w:sz="4" w:space="0"/>
              <w:right w:val="single" w:color="auto" w:sz="4" w:space="0"/>
            </w:tcBorders>
            <w:vAlign w:val="center"/>
          </w:tcPr>
          <w:p>
            <w:pPr>
              <w:snapToGrid w:val="0"/>
              <w:jc w:val="center"/>
              <w:rPr>
                <w:rFonts w:hint="eastAsia" w:ascii="仿宋" w:hAnsi="仿宋" w:eastAsia="仿宋" w:cs="仿宋"/>
                <w:color w:val="000000"/>
                <w:sz w:val="21"/>
                <w:szCs w:val="21"/>
              </w:rPr>
            </w:pPr>
          </w:p>
        </w:tc>
        <w:tc>
          <w:tcPr>
            <w:tcW w:w="315" w:type="pct"/>
            <w:tcBorders>
              <w:top w:val="single" w:color="auto" w:sz="4" w:space="0"/>
              <w:left w:val="single" w:color="auto" w:sz="4" w:space="0"/>
              <w:bottom w:val="single" w:color="auto" w:sz="4" w:space="0"/>
              <w:right w:val="single" w:color="auto" w:sz="12" w:space="0"/>
            </w:tcBorders>
            <w:vAlign w:val="center"/>
          </w:tcPr>
          <w:p>
            <w:pPr>
              <w:snapToGrid w:val="0"/>
              <w:jc w:val="center"/>
              <w:rPr>
                <w:rFonts w:hint="eastAsia" w:ascii="仿宋" w:hAnsi="仿宋" w:eastAsia="仿宋" w:cs="仿宋"/>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000" w:type="pct"/>
            <w:gridSpan w:val="11"/>
            <w:tcBorders>
              <w:top w:val="single" w:color="auto" w:sz="4" w:space="0"/>
              <w:left w:val="single" w:color="auto" w:sz="12" w:space="0"/>
              <w:bottom w:val="single" w:color="auto" w:sz="12" w:space="0"/>
              <w:right w:val="single" w:color="auto" w:sz="12" w:space="0"/>
            </w:tcBorders>
            <w:vAlign w:val="top"/>
          </w:tcPr>
          <w:p>
            <w:pPr>
              <w:snapToGrid w:val="0"/>
              <w:rPr>
                <w:rFonts w:hint="eastAsia" w:ascii="仿宋" w:hAnsi="仿宋" w:eastAsia="仿宋" w:cs="仿宋"/>
                <w:color w:val="000000"/>
                <w:sz w:val="21"/>
                <w:szCs w:val="21"/>
              </w:rPr>
            </w:pPr>
            <w:r>
              <w:rPr>
                <w:rFonts w:hint="eastAsia" w:ascii="仿宋" w:hAnsi="仿宋" w:eastAsia="仿宋" w:cs="仿宋"/>
                <w:color w:val="000000"/>
                <w:sz w:val="21"/>
                <w:szCs w:val="21"/>
              </w:rPr>
              <w:t>合同标的金额总价（含税、含设备</w:t>
            </w:r>
            <w:r>
              <w:rPr>
                <w:rFonts w:hint="eastAsia" w:ascii="仿宋" w:hAnsi="仿宋" w:eastAsia="仿宋" w:cs="仿宋"/>
                <w:color w:val="000000"/>
                <w:sz w:val="21"/>
                <w:szCs w:val="21"/>
                <w:lang w:val="en-US" w:eastAsia="zh-CN"/>
              </w:rPr>
              <w:t>运费、运输保险费、</w:t>
            </w:r>
            <w:r>
              <w:rPr>
                <w:rFonts w:hint="eastAsia" w:ascii="仿宋" w:hAnsi="仿宋" w:eastAsia="仿宋" w:cs="仿宋"/>
                <w:color w:val="000000"/>
                <w:sz w:val="21"/>
                <w:szCs w:val="21"/>
              </w:rPr>
              <w:t>指导安装调试、人员培训费</w:t>
            </w:r>
            <w:r>
              <w:rPr>
                <w:rFonts w:hint="eastAsia" w:ascii="仿宋" w:hAnsi="仿宋" w:eastAsia="仿宋" w:cs="仿宋"/>
                <w:color w:val="000000"/>
                <w:sz w:val="21"/>
                <w:szCs w:val="21"/>
                <w:lang w:val="en-US" w:eastAsia="zh-CN"/>
              </w:rPr>
              <w:t>等</w:t>
            </w:r>
            <w:r>
              <w:rPr>
                <w:rFonts w:hint="eastAsia" w:ascii="仿宋" w:hAnsi="仿宋" w:eastAsia="仿宋" w:cs="仿宋"/>
                <w:color w:val="000000"/>
                <w:sz w:val="21"/>
                <w:szCs w:val="21"/>
              </w:rPr>
              <w:t>）：</w:t>
            </w:r>
          </w:p>
          <w:p>
            <w:pPr>
              <w:snapToGrid w:val="0"/>
              <w:rPr>
                <w:rFonts w:hint="default" w:ascii="仿宋" w:hAnsi="仿宋" w:eastAsia="仿宋" w:cs="仿宋"/>
                <w:color w:val="000000"/>
                <w:sz w:val="21"/>
                <w:szCs w:val="21"/>
                <w:lang w:val="en-US" w:eastAsia="zh-CN"/>
              </w:rPr>
            </w:pPr>
            <w:r>
              <w:rPr>
                <w:rFonts w:hint="eastAsia" w:ascii="仿宋" w:hAnsi="仿宋" w:eastAsia="仿宋" w:cs="仿宋"/>
                <w:color w:val="000000"/>
                <w:sz w:val="21"/>
                <w:szCs w:val="21"/>
              </w:rPr>
              <w:t>合计（人民币大写）：（小写）：</w:t>
            </w:r>
            <w:r>
              <w:rPr>
                <w:rFonts w:hint="eastAsia" w:ascii="仿宋" w:hAnsi="仿宋" w:eastAsia="仿宋" w:cs="仿宋"/>
                <w:color w:val="000000"/>
                <w:sz w:val="21"/>
                <w:szCs w:val="21"/>
                <w:lang w:val="en-US" w:eastAsia="zh-CN"/>
              </w:rPr>
              <w:t>元。</w:t>
            </w:r>
          </w:p>
        </w:tc>
      </w:tr>
    </w:tbl>
    <w:p>
      <w:pPr>
        <w:keepNext w:val="0"/>
        <w:keepLines w:val="0"/>
        <w:pageBreakBefore w:val="0"/>
        <w:widowControl w:val="0"/>
        <w:kinsoku/>
        <w:wordWrap/>
        <w:overflowPunct/>
        <w:topLinePunct w:val="0"/>
        <w:autoSpaceDE/>
        <w:autoSpaceDN/>
        <w:bidi w:val="0"/>
        <w:spacing w:line="440" w:lineRule="exact"/>
        <w:ind w:firstLine="630"/>
        <w:textAlignment w:val="auto"/>
        <w:rPr>
          <w:rFonts w:hint="eastAsia" w:ascii="仿宋" w:hAnsi="仿宋" w:eastAsia="仿宋" w:cs="仿宋"/>
          <w:color w:val="000000"/>
          <w:sz w:val="24"/>
          <w:szCs w:val="24"/>
          <w:lang w:val="en-US" w:eastAsia="zh-CN"/>
        </w:rPr>
      </w:pPr>
      <w:r>
        <w:rPr>
          <w:rFonts w:hint="eastAsia" w:ascii="仿宋" w:hAnsi="仿宋" w:eastAsia="仿宋" w:cs="仿宋"/>
          <w:color w:val="000000"/>
          <w:sz w:val="24"/>
          <w:szCs w:val="24"/>
          <w:lang w:val="en-US" w:eastAsia="zh-CN"/>
        </w:rPr>
        <w:t>备注：本合同以买方预付款到账之日为基准日调整合同价格。若基准日前30天电池级碳酸锂或电解液平均含税价格相较于合同签订之日前30天的平均含税价格波动超过0.3万元/吨，任一方可申请调价。</w:t>
      </w:r>
    </w:p>
    <w:p>
      <w:pPr>
        <w:keepNext w:val="0"/>
        <w:keepLines w:val="0"/>
        <w:pageBreakBefore w:val="0"/>
        <w:widowControl w:val="0"/>
        <w:kinsoku/>
        <w:wordWrap/>
        <w:overflowPunct/>
        <w:topLinePunct w:val="0"/>
        <w:autoSpaceDE/>
        <w:autoSpaceDN/>
        <w:bidi w:val="0"/>
        <w:spacing w:line="440" w:lineRule="exact"/>
        <w:textAlignment w:val="auto"/>
        <w:rPr>
          <w:rFonts w:hint="eastAsia" w:ascii="仿宋" w:hAnsi="仿宋" w:eastAsia="仿宋" w:cs="仿宋"/>
          <w:b/>
          <w:color w:val="000000"/>
          <w:sz w:val="24"/>
          <w:szCs w:val="24"/>
        </w:rPr>
      </w:pPr>
      <w:r>
        <w:rPr>
          <w:rFonts w:hint="eastAsia" w:ascii="仿宋" w:hAnsi="仿宋" w:eastAsia="仿宋" w:cs="仿宋"/>
          <w:b/>
          <w:color w:val="000000"/>
          <w:sz w:val="24"/>
          <w:szCs w:val="24"/>
        </w:rPr>
        <w:t>第</w:t>
      </w:r>
      <w:r>
        <w:rPr>
          <w:rFonts w:hint="eastAsia" w:ascii="仿宋" w:hAnsi="仿宋" w:eastAsia="仿宋" w:cs="仿宋"/>
          <w:b/>
          <w:color w:val="000000"/>
          <w:sz w:val="24"/>
          <w:szCs w:val="24"/>
          <w:lang w:val="en-US" w:eastAsia="zh-CN"/>
        </w:rPr>
        <w:t>二</w:t>
      </w:r>
      <w:r>
        <w:rPr>
          <w:rFonts w:hint="eastAsia" w:ascii="仿宋" w:hAnsi="仿宋" w:eastAsia="仿宋" w:cs="仿宋"/>
          <w:b/>
          <w:color w:val="000000"/>
          <w:sz w:val="24"/>
          <w:szCs w:val="24"/>
        </w:rPr>
        <w:t>条</w:t>
      </w:r>
      <w:r>
        <w:rPr>
          <w:rFonts w:hint="eastAsia" w:ascii="仿宋" w:hAnsi="仿宋" w:eastAsia="仿宋" w:cs="仿宋"/>
          <w:b/>
          <w:color w:val="000000"/>
          <w:sz w:val="24"/>
          <w:szCs w:val="24"/>
          <w:lang w:val="en-US" w:eastAsia="zh-CN"/>
        </w:rPr>
        <w:t xml:space="preserve">  </w:t>
      </w:r>
      <w:r>
        <w:rPr>
          <w:rFonts w:hint="eastAsia" w:ascii="仿宋" w:hAnsi="仿宋" w:eastAsia="仿宋" w:cs="仿宋"/>
          <w:b/>
          <w:color w:val="000000"/>
          <w:sz w:val="24"/>
          <w:szCs w:val="24"/>
        </w:rPr>
        <w:t>卖方应当在交付产品的同时向买方交付产品的质量合格证等产品的有关单证和技术资料。</w:t>
      </w:r>
    </w:p>
    <w:p>
      <w:pPr>
        <w:keepNext w:val="0"/>
        <w:keepLines w:val="0"/>
        <w:pageBreakBefore w:val="0"/>
        <w:widowControl w:val="0"/>
        <w:kinsoku/>
        <w:wordWrap/>
        <w:overflowPunct/>
        <w:topLinePunct w:val="0"/>
        <w:autoSpaceDE/>
        <w:autoSpaceDN/>
        <w:bidi w:val="0"/>
        <w:spacing w:line="440" w:lineRule="exact"/>
        <w:textAlignment w:val="auto"/>
        <w:rPr>
          <w:rFonts w:hint="eastAsia" w:ascii="仿宋" w:hAnsi="仿宋" w:eastAsia="仿宋" w:cs="仿宋"/>
          <w:b/>
          <w:color w:val="000000"/>
          <w:sz w:val="24"/>
          <w:szCs w:val="24"/>
        </w:rPr>
      </w:pPr>
      <w:r>
        <w:rPr>
          <w:rFonts w:hint="eastAsia" w:ascii="仿宋" w:hAnsi="仿宋" w:eastAsia="仿宋" w:cs="仿宋"/>
          <w:b/>
          <w:color w:val="000000"/>
          <w:sz w:val="24"/>
          <w:szCs w:val="24"/>
        </w:rPr>
        <w:t>第</w:t>
      </w:r>
      <w:r>
        <w:rPr>
          <w:rFonts w:hint="eastAsia" w:ascii="仿宋" w:hAnsi="仿宋" w:eastAsia="仿宋" w:cs="仿宋"/>
          <w:b/>
          <w:color w:val="000000"/>
          <w:sz w:val="24"/>
          <w:szCs w:val="24"/>
          <w:lang w:val="en-US" w:eastAsia="zh-CN"/>
        </w:rPr>
        <w:t>三</w:t>
      </w:r>
      <w:r>
        <w:rPr>
          <w:rFonts w:hint="eastAsia" w:ascii="仿宋" w:hAnsi="仿宋" w:eastAsia="仿宋" w:cs="仿宋"/>
          <w:b/>
          <w:color w:val="000000"/>
          <w:sz w:val="24"/>
          <w:szCs w:val="24"/>
        </w:rPr>
        <w:t>条  产品的技术标准和质量要求</w:t>
      </w:r>
    </w:p>
    <w:p>
      <w:pPr>
        <w:keepNext w:val="0"/>
        <w:keepLines w:val="0"/>
        <w:pageBreakBefore w:val="0"/>
        <w:widowControl w:val="0"/>
        <w:kinsoku/>
        <w:wordWrap/>
        <w:overflowPunct/>
        <w:topLinePunct w:val="0"/>
        <w:autoSpaceDE/>
        <w:autoSpaceDN/>
        <w:bidi w:val="0"/>
        <w:spacing w:line="440" w:lineRule="exact"/>
        <w:ind w:firstLine="630"/>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1．执行的标准[</w:t>
      </w:r>
      <w:r>
        <w:rPr>
          <w:rFonts w:hint="eastAsia" w:ascii="仿宋" w:hAnsi="仿宋" w:eastAsia="仿宋" w:cs="仿宋"/>
          <w:color w:val="000000"/>
          <w:sz w:val="24"/>
          <w:szCs w:val="24"/>
          <w:shd w:val="pct5" w:color="auto" w:fill="FFFFFF"/>
        </w:rPr>
        <w:t xml:space="preserve"> </w:t>
      </w:r>
      <w:r>
        <w:rPr>
          <w:rFonts w:hint="eastAsia" w:ascii="仿宋" w:hAnsi="仿宋" w:eastAsia="仿宋" w:cs="仿宋"/>
          <w:color w:val="000000"/>
          <w:sz w:val="24"/>
          <w:szCs w:val="24"/>
          <w:shd w:val="pct5" w:color="auto" w:fill="FFFFFF"/>
          <w:lang w:val="en-US" w:eastAsia="zh-CN"/>
        </w:rPr>
        <w:t>国家标准</w:t>
      </w:r>
      <w:r>
        <w:rPr>
          <w:rFonts w:hint="eastAsia" w:ascii="仿宋" w:hAnsi="仿宋" w:eastAsia="仿宋" w:cs="仿宋"/>
          <w:color w:val="000000"/>
          <w:sz w:val="24"/>
          <w:szCs w:val="24"/>
          <w:shd w:val="pct5" w:color="auto" w:fill="FFFFFF"/>
        </w:rPr>
        <w:t xml:space="preserve">  </w:t>
      </w:r>
      <w:r>
        <w:rPr>
          <w:rFonts w:hint="eastAsia" w:ascii="仿宋" w:hAnsi="仿宋" w:eastAsia="仿宋" w:cs="仿宋"/>
          <w:color w:val="000000"/>
          <w:sz w:val="24"/>
          <w:szCs w:val="24"/>
        </w:rPr>
        <w:t>]，标准代码[</w:t>
      </w:r>
      <w:r>
        <w:rPr>
          <w:rFonts w:hint="eastAsia" w:ascii="仿宋" w:hAnsi="仿宋" w:eastAsia="仿宋" w:cs="仿宋"/>
          <w:color w:val="000000"/>
          <w:sz w:val="24"/>
          <w:szCs w:val="24"/>
          <w:shd w:val="pct5" w:color="auto" w:fill="FFFFFF"/>
        </w:rPr>
        <w:t xml:space="preserve"> </w:t>
      </w:r>
      <w:r>
        <w:rPr>
          <w:rFonts w:hint="eastAsia" w:ascii="仿宋" w:hAnsi="仿宋" w:eastAsia="仿宋" w:cs="仿宋"/>
          <w:color w:val="000000"/>
          <w:sz w:val="24"/>
          <w:szCs w:val="24"/>
          <w:shd w:val="pct5" w:color="auto" w:fill="FFFFFF"/>
          <w:lang w:val="en-US" w:eastAsia="zh-CN"/>
        </w:rPr>
        <w:t>详见技术协议</w:t>
      </w:r>
      <w:r>
        <w:rPr>
          <w:rFonts w:hint="eastAsia" w:ascii="仿宋" w:hAnsi="仿宋" w:eastAsia="仿宋" w:cs="仿宋"/>
          <w:color w:val="000000"/>
          <w:sz w:val="24"/>
          <w:szCs w:val="24"/>
          <w:shd w:val="pct5" w:color="auto" w:fill="FFFFFF"/>
        </w:rPr>
        <w:t xml:space="preserve"> </w:t>
      </w:r>
      <w:r>
        <w:rPr>
          <w:rFonts w:hint="eastAsia" w:ascii="仿宋" w:hAnsi="仿宋" w:eastAsia="仿宋" w:cs="仿宋"/>
          <w:color w:val="000000"/>
          <w:sz w:val="24"/>
          <w:szCs w:val="24"/>
        </w:rPr>
        <w:t>] 。</w:t>
      </w:r>
    </w:p>
    <w:p>
      <w:pPr>
        <w:keepNext w:val="0"/>
        <w:keepLines w:val="0"/>
        <w:pageBreakBefore w:val="0"/>
        <w:widowControl w:val="0"/>
        <w:kinsoku/>
        <w:wordWrap/>
        <w:overflowPunct/>
        <w:topLinePunct w:val="0"/>
        <w:autoSpaceDE/>
        <w:autoSpaceDN/>
        <w:bidi w:val="0"/>
        <w:spacing w:line="440" w:lineRule="exact"/>
        <w:ind w:firstLine="630"/>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2．同时满足技术协议的要求[</w:t>
      </w:r>
      <w:r>
        <w:rPr>
          <w:rFonts w:hint="eastAsia" w:ascii="仿宋" w:hAnsi="仿宋" w:eastAsia="仿宋" w:cs="仿宋"/>
          <w:color w:val="000000"/>
          <w:sz w:val="24"/>
          <w:szCs w:val="24"/>
          <w:shd w:val="pct5" w:color="auto" w:fill="FFFFFF"/>
        </w:rPr>
        <w:t xml:space="preserve"> </w:t>
      </w:r>
      <w:r>
        <w:rPr>
          <w:rFonts w:hint="eastAsia" w:ascii="仿宋" w:hAnsi="仿宋" w:eastAsia="仿宋" w:cs="仿宋"/>
          <w:color w:val="000000"/>
          <w:sz w:val="24"/>
          <w:szCs w:val="24"/>
          <w:shd w:val="pct5" w:color="auto" w:fill="FFFFFF"/>
          <w:lang w:val="en-US" w:eastAsia="zh-CN"/>
        </w:rPr>
        <w:t>A</w:t>
      </w:r>
      <w:r>
        <w:rPr>
          <w:rFonts w:hint="eastAsia" w:ascii="仿宋" w:hAnsi="仿宋" w:eastAsia="仿宋" w:cs="仿宋"/>
          <w:color w:val="000000"/>
          <w:sz w:val="24"/>
          <w:szCs w:val="24"/>
          <w:shd w:val="pct5" w:color="auto" w:fill="FFFFFF"/>
        </w:rPr>
        <w:t xml:space="preserve">  </w:t>
      </w:r>
      <w:r>
        <w:rPr>
          <w:rFonts w:hint="eastAsia" w:ascii="仿宋" w:hAnsi="仿宋" w:eastAsia="仿宋" w:cs="仿宋"/>
          <w:color w:val="000000"/>
          <w:sz w:val="24"/>
          <w:szCs w:val="24"/>
        </w:rPr>
        <w:t>]（A、有《技术协议》，《技术协议》全称[</w:t>
      </w:r>
      <w:r>
        <w:rPr>
          <w:rFonts w:hint="eastAsia" w:ascii="仿宋" w:hAnsi="仿宋" w:eastAsia="仿宋" w:cs="仿宋"/>
          <w:color w:val="000000"/>
          <w:sz w:val="24"/>
          <w:szCs w:val="24"/>
          <w:shd w:val="pct5" w:color="auto" w:fill="FFFFFF"/>
          <w:lang w:val="en-US" w:eastAsia="zh-CN"/>
        </w:rPr>
        <w:t>如附件</w:t>
      </w:r>
      <w:r>
        <w:rPr>
          <w:rFonts w:hint="eastAsia" w:ascii="仿宋" w:hAnsi="仿宋" w:eastAsia="仿宋" w:cs="仿宋"/>
          <w:color w:val="000000"/>
          <w:sz w:val="24"/>
          <w:szCs w:val="24"/>
        </w:rPr>
        <w:t>]/B、无《技术协议》 ）。</w:t>
      </w:r>
    </w:p>
    <w:p>
      <w:pPr>
        <w:keepNext w:val="0"/>
        <w:keepLines w:val="0"/>
        <w:pageBreakBefore w:val="0"/>
        <w:widowControl w:val="0"/>
        <w:kinsoku/>
        <w:wordWrap/>
        <w:overflowPunct/>
        <w:topLinePunct w:val="0"/>
        <w:autoSpaceDE/>
        <w:autoSpaceDN/>
        <w:bidi w:val="0"/>
        <w:spacing w:line="440" w:lineRule="exact"/>
        <w:textAlignment w:val="auto"/>
        <w:outlineLvl w:val="0"/>
        <w:rPr>
          <w:rFonts w:hint="eastAsia" w:ascii="仿宋" w:hAnsi="仿宋" w:eastAsia="仿宋" w:cs="仿宋"/>
          <w:b/>
          <w:color w:val="000000"/>
          <w:sz w:val="24"/>
          <w:szCs w:val="24"/>
        </w:rPr>
      </w:pPr>
      <w:r>
        <w:rPr>
          <w:rFonts w:hint="eastAsia" w:ascii="仿宋" w:hAnsi="仿宋" w:eastAsia="仿宋" w:cs="仿宋"/>
          <w:b/>
          <w:color w:val="000000"/>
          <w:sz w:val="24"/>
          <w:szCs w:val="24"/>
        </w:rPr>
        <w:t>第</w:t>
      </w:r>
      <w:r>
        <w:rPr>
          <w:rFonts w:hint="eastAsia" w:ascii="仿宋" w:hAnsi="仿宋" w:eastAsia="仿宋" w:cs="仿宋"/>
          <w:b/>
          <w:color w:val="000000"/>
          <w:sz w:val="24"/>
          <w:szCs w:val="24"/>
          <w:lang w:val="en-US" w:eastAsia="zh-CN"/>
        </w:rPr>
        <w:t>四</w:t>
      </w:r>
      <w:r>
        <w:rPr>
          <w:rFonts w:hint="eastAsia" w:ascii="仿宋" w:hAnsi="仿宋" w:eastAsia="仿宋" w:cs="仿宋"/>
          <w:b/>
          <w:color w:val="000000"/>
          <w:sz w:val="24"/>
          <w:szCs w:val="24"/>
        </w:rPr>
        <w:t>条  卖方对质量负责的条件及期限</w:t>
      </w:r>
    </w:p>
    <w:p>
      <w:pPr>
        <w:keepNext w:val="0"/>
        <w:keepLines w:val="0"/>
        <w:pageBreakBefore w:val="0"/>
        <w:widowControl w:val="0"/>
        <w:kinsoku/>
        <w:wordWrap/>
        <w:overflowPunct/>
        <w:topLinePunct w:val="0"/>
        <w:autoSpaceDE/>
        <w:autoSpaceDN/>
        <w:bidi w:val="0"/>
        <w:snapToGrid w:val="0"/>
        <w:spacing w:line="440" w:lineRule="exact"/>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1．卖方对质量负责的条件：非因买方过错造成的一切产品缺陷。</w:t>
      </w:r>
    </w:p>
    <w:p>
      <w:pPr>
        <w:keepNext w:val="0"/>
        <w:keepLines w:val="0"/>
        <w:pageBreakBefore w:val="0"/>
        <w:widowControl w:val="0"/>
        <w:kinsoku/>
        <w:wordWrap/>
        <w:overflowPunct/>
        <w:topLinePunct w:val="0"/>
        <w:autoSpaceDE/>
        <w:autoSpaceDN/>
        <w:bidi w:val="0"/>
        <w:snapToGrid w:val="0"/>
        <w:spacing w:line="440" w:lineRule="exact"/>
        <w:ind w:firstLine="480"/>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2．卖方对产品质量保证的期限（质保期）：质保期为卖方交付货物至现场起算，电芯质保期5年，储能系统质保期2年。</w:t>
      </w:r>
    </w:p>
    <w:p>
      <w:pPr>
        <w:keepNext w:val="0"/>
        <w:keepLines w:val="0"/>
        <w:pageBreakBefore w:val="0"/>
        <w:widowControl w:val="0"/>
        <w:kinsoku/>
        <w:wordWrap/>
        <w:overflowPunct/>
        <w:topLinePunct w:val="0"/>
        <w:autoSpaceDE/>
        <w:autoSpaceDN/>
        <w:bidi w:val="0"/>
        <w:snapToGrid w:val="0"/>
        <w:spacing w:line="440" w:lineRule="exact"/>
        <w:ind w:firstLine="480"/>
        <w:textAlignment w:val="auto"/>
        <w:rPr>
          <w:rFonts w:hint="eastAsia" w:ascii="仿宋" w:hAnsi="仿宋" w:eastAsia="仿宋" w:cs="仿宋"/>
          <w:color w:val="000000"/>
          <w:sz w:val="24"/>
          <w:szCs w:val="24"/>
        </w:rPr>
      </w:pPr>
      <w:r>
        <w:rPr>
          <w:rFonts w:hint="eastAsia" w:ascii="仿宋" w:hAnsi="仿宋" w:eastAsia="仿宋" w:cs="仿宋"/>
          <w:strike w:val="0"/>
          <w:dstrike w:val="0"/>
          <w:color w:val="000000"/>
          <w:sz w:val="24"/>
          <w:szCs w:val="24"/>
        </w:rPr>
        <w:t>质保保函有效期调整至电芯质保期满5年，保函到期前卖方必须续保，否则买方暂扣尾款；</w:t>
      </w:r>
    </w:p>
    <w:p>
      <w:pPr>
        <w:keepNext w:val="0"/>
        <w:keepLines w:val="0"/>
        <w:pageBreakBefore w:val="0"/>
        <w:widowControl w:val="0"/>
        <w:kinsoku/>
        <w:wordWrap/>
        <w:overflowPunct/>
        <w:topLinePunct w:val="0"/>
        <w:autoSpaceDE/>
        <w:autoSpaceDN/>
        <w:bidi w:val="0"/>
        <w:snapToGrid w:val="0"/>
        <w:spacing w:line="440" w:lineRule="exact"/>
        <w:textAlignment w:val="auto"/>
        <w:outlineLvl w:val="0"/>
        <w:rPr>
          <w:rFonts w:hint="eastAsia" w:ascii="仿宋" w:hAnsi="仿宋" w:eastAsia="仿宋" w:cs="仿宋"/>
          <w:b/>
          <w:color w:val="000000"/>
          <w:sz w:val="24"/>
          <w:szCs w:val="24"/>
        </w:rPr>
      </w:pPr>
      <w:r>
        <w:rPr>
          <w:rFonts w:hint="eastAsia" w:ascii="仿宋" w:hAnsi="仿宋" w:eastAsia="仿宋" w:cs="仿宋"/>
          <w:b/>
          <w:color w:val="000000"/>
          <w:sz w:val="24"/>
          <w:szCs w:val="24"/>
        </w:rPr>
        <w:t>第</w:t>
      </w:r>
      <w:r>
        <w:rPr>
          <w:rFonts w:hint="eastAsia" w:ascii="仿宋" w:hAnsi="仿宋" w:eastAsia="仿宋" w:cs="仿宋"/>
          <w:b/>
          <w:color w:val="000000"/>
          <w:sz w:val="24"/>
          <w:szCs w:val="24"/>
          <w:lang w:val="en-US" w:eastAsia="zh-CN"/>
        </w:rPr>
        <w:t>五</w:t>
      </w:r>
      <w:r>
        <w:rPr>
          <w:rFonts w:hint="eastAsia" w:ascii="仿宋" w:hAnsi="仿宋" w:eastAsia="仿宋" w:cs="仿宋"/>
          <w:b/>
          <w:color w:val="000000"/>
          <w:sz w:val="24"/>
          <w:szCs w:val="24"/>
        </w:rPr>
        <w:t>条 交货方式、</w:t>
      </w:r>
      <w:r>
        <w:rPr>
          <w:rFonts w:hint="eastAsia" w:ascii="仿宋" w:hAnsi="仿宋" w:eastAsia="仿宋" w:cs="仿宋"/>
          <w:b/>
          <w:color w:val="000000"/>
          <w:sz w:val="24"/>
          <w:szCs w:val="24"/>
          <w:lang w:val="en-US" w:eastAsia="zh-CN"/>
        </w:rPr>
        <w:t>交货时间、</w:t>
      </w:r>
      <w:r>
        <w:rPr>
          <w:rFonts w:hint="eastAsia" w:ascii="仿宋" w:hAnsi="仿宋" w:eastAsia="仿宋" w:cs="仿宋"/>
          <w:b/>
          <w:color w:val="000000"/>
          <w:sz w:val="24"/>
          <w:szCs w:val="24"/>
        </w:rPr>
        <w:t>运输方式及到达站的费用负担</w:t>
      </w:r>
    </w:p>
    <w:p>
      <w:pPr>
        <w:keepNext w:val="0"/>
        <w:keepLines w:val="0"/>
        <w:pageBreakBefore w:val="0"/>
        <w:widowControl w:val="0"/>
        <w:kinsoku/>
        <w:wordWrap/>
        <w:overflowPunct/>
        <w:topLinePunct w:val="0"/>
        <w:autoSpaceDE/>
        <w:autoSpaceDN/>
        <w:bidi w:val="0"/>
        <w:snapToGrid w:val="0"/>
        <w:spacing w:line="440" w:lineRule="exact"/>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1．交货方式：[</w:t>
      </w:r>
      <w:r>
        <w:rPr>
          <w:rFonts w:hint="eastAsia" w:ascii="仿宋" w:hAnsi="仿宋" w:eastAsia="仿宋" w:cs="仿宋"/>
          <w:color w:val="000000"/>
          <w:sz w:val="24"/>
          <w:szCs w:val="24"/>
          <w:shd w:val="pct5" w:color="auto" w:fill="FFFFFF"/>
        </w:rPr>
        <w:t xml:space="preserve">  </w:t>
      </w:r>
      <w:r>
        <w:rPr>
          <w:rFonts w:hint="eastAsia" w:ascii="仿宋" w:hAnsi="仿宋" w:eastAsia="仿宋" w:cs="仿宋"/>
          <w:color w:val="000000"/>
          <w:sz w:val="24"/>
          <w:szCs w:val="24"/>
          <w:shd w:val="pct5" w:color="auto" w:fill="FFFFFF"/>
          <w:lang w:val="en-US" w:eastAsia="zh-CN"/>
        </w:rPr>
        <w:t>B</w:t>
      </w:r>
      <w:r>
        <w:rPr>
          <w:rFonts w:hint="eastAsia" w:ascii="仿宋" w:hAnsi="仿宋" w:eastAsia="仿宋" w:cs="仿宋"/>
          <w:color w:val="000000"/>
          <w:sz w:val="24"/>
          <w:szCs w:val="24"/>
          <w:shd w:val="pct5" w:color="auto" w:fill="FFFFFF"/>
        </w:rPr>
        <w:t xml:space="preserve">  </w:t>
      </w:r>
      <w:r>
        <w:rPr>
          <w:rFonts w:hint="eastAsia" w:ascii="仿宋" w:hAnsi="仿宋" w:eastAsia="仿宋" w:cs="仿宋"/>
          <w:color w:val="000000"/>
          <w:sz w:val="24"/>
          <w:szCs w:val="24"/>
        </w:rPr>
        <w:t>]（A卖方送货/B卖方委托运输/C买方自提/D 其它：</w:t>
      </w:r>
      <w:r>
        <w:rPr>
          <w:rFonts w:hint="eastAsia" w:ascii="仿宋" w:hAnsi="仿宋" w:eastAsia="仿宋" w:cs="仿宋"/>
          <w:color w:val="000000"/>
          <w:sz w:val="24"/>
          <w:szCs w:val="24"/>
          <w:shd w:val="pct5" w:color="auto" w:fill="FFFFFF"/>
        </w:rPr>
        <w:t xml:space="preserve">       </w:t>
      </w:r>
      <w:r>
        <w:rPr>
          <w:rFonts w:hint="eastAsia" w:ascii="仿宋" w:hAnsi="仿宋" w:eastAsia="仿宋" w:cs="仿宋"/>
          <w:color w:val="000000"/>
          <w:sz w:val="24"/>
          <w:szCs w:val="24"/>
          <w:shd w:val="pct5" w:color="auto" w:fill="FFFFFF"/>
          <w:lang w:val="en-US" w:eastAsia="zh-CN"/>
        </w:rPr>
        <w:t>无</w:t>
      </w:r>
      <w:r>
        <w:rPr>
          <w:rFonts w:hint="eastAsia" w:ascii="仿宋" w:hAnsi="仿宋" w:eastAsia="仿宋" w:cs="仿宋"/>
          <w:color w:val="000000"/>
          <w:sz w:val="24"/>
          <w:szCs w:val="24"/>
          <w:shd w:val="pct5" w:color="auto" w:fill="FFFFFF"/>
        </w:rPr>
        <w:t xml:space="preserve">  </w:t>
      </w:r>
      <w:r>
        <w:rPr>
          <w:rFonts w:hint="eastAsia" w:ascii="仿宋" w:hAnsi="仿宋" w:eastAsia="仿宋" w:cs="仿宋"/>
          <w:color w:val="000000"/>
          <w:sz w:val="24"/>
          <w:szCs w:val="24"/>
        </w:rPr>
        <w:t>）。</w:t>
      </w:r>
    </w:p>
    <w:p>
      <w:pPr>
        <w:keepNext w:val="0"/>
        <w:keepLines w:val="0"/>
        <w:pageBreakBefore w:val="0"/>
        <w:widowControl w:val="0"/>
        <w:kinsoku/>
        <w:wordWrap/>
        <w:overflowPunct/>
        <w:topLinePunct w:val="0"/>
        <w:autoSpaceDE/>
        <w:autoSpaceDN/>
        <w:bidi w:val="0"/>
        <w:snapToGrid w:val="0"/>
        <w:spacing w:line="440" w:lineRule="exact"/>
        <w:ind w:firstLine="560"/>
        <w:textAlignment w:val="auto"/>
        <w:rPr>
          <w:rFonts w:hint="eastAsia" w:ascii="仿宋" w:hAnsi="仿宋" w:eastAsia="仿宋" w:cs="仿宋"/>
          <w:color w:val="000000"/>
          <w:sz w:val="24"/>
          <w:szCs w:val="24"/>
          <w:lang w:eastAsia="zh-CN"/>
        </w:rPr>
      </w:pPr>
      <w:r>
        <w:rPr>
          <w:rFonts w:hint="eastAsia" w:ascii="仿宋" w:hAnsi="仿宋" w:eastAsia="仿宋" w:cs="仿宋"/>
          <w:color w:val="000000"/>
          <w:sz w:val="24"/>
          <w:szCs w:val="24"/>
        </w:rPr>
        <w:t>2．交货地点</w:t>
      </w:r>
      <w:r>
        <w:rPr>
          <w:rFonts w:hint="eastAsia" w:ascii="仿宋" w:hAnsi="仿宋" w:eastAsia="仿宋" w:cs="仿宋"/>
          <w:color w:val="000000"/>
          <w:sz w:val="24"/>
          <w:szCs w:val="24"/>
          <w:lang w:eastAsia="zh-CN"/>
        </w:rPr>
        <w:t>、</w:t>
      </w:r>
      <w:r>
        <w:rPr>
          <w:rFonts w:hint="eastAsia" w:ascii="仿宋" w:hAnsi="仿宋" w:eastAsia="仿宋" w:cs="仿宋"/>
          <w:color w:val="000000"/>
          <w:sz w:val="24"/>
          <w:szCs w:val="24"/>
          <w:lang w:val="en-US" w:eastAsia="zh-CN"/>
        </w:rPr>
        <w:t>联系人及电话</w:t>
      </w:r>
      <w:r>
        <w:rPr>
          <w:rFonts w:hint="eastAsia" w:ascii="仿宋" w:hAnsi="仿宋" w:eastAsia="仿宋" w:cs="仿宋"/>
          <w:color w:val="000000"/>
          <w:sz w:val="24"/>
          <w:szCs w:val="24"/>
        </w:rPr>
        <w:t>：[</w:t>
      </w:r>
      <w:r>
        <w:rPr>
          <w:rFonts w:hint="eastAsia" w:ascii="仿宋" w:hAnsi="仿宋" w:eastAsia="仿宋" w:cs="仿宋"/>
          <w:color w:val="000000"/>
          <w:sz w:val="24"/>
          <w:szCs w:val="24"/>
          <w:shd w:val="pct5" w:color="auto" w:fill="FFFFFF"/>
        </w:rPr>
        <w:t xml:space="preserve">  </w:t>
      </w:r>
      <w:r>
        <w:rPr>
          <w:rFonts w:hint="eastAsia" w:ascii="仿宋" w:hAnsi="仿宋" w:eastAsia="仿宋" w:cs="仿宋"/>
          <w:color w:val="000000"/>
          <w:sz w:val="24"/>
          <w:szCs w:val="24"/>
        </w:rPr>
        <w:t>]</w:t>
      </w:r>
      <w:r>
        <w:rPr>
          <w:rFonts w:hint="eastAsia" w:ascii="仿宋" w:hAnsi="仿宋" w:eastAsia="仿宋" w:cs="仿宋"/>
          <w:color w:val="000000"/>
          <w:sz w:val="24"/>
          <w:szCs w:val="24"/>
          <w:lang w:eastAsia="zh-CN"/>
        </w:rPr>
        <w:t>。</w:t>
      </w:r>
    </w:p>
    <w:p>
      <w:pPr>
        <w:keepNext w:val="0"/>
        <w:keepLines w:val="0"/>
        <w:pageBreakBefore w:val="0"/>
        <w:widowControl w:val="0"/>
        <w:kinsoku/>
        <w:wordWrap/>
        <w:overflowPunct/>
        <w:topLinePunct w:val="0"/>
        <w:autoSpaceDE/>
        <w:autoSpaceDN/>
        <w:bidi w:val="0"/>
        <w:snapToGrid w:val="0"/>
        <w:spacing w:line="440" w:lineRule="exact"/>
        <w:ind w:firstLine="560"/>
        <w:textAlignment w:val="auto"/>
        <w:rPr>
          <w:rFonts w:hint="eastAsia" w:ascii="仿宋" w:hAnsi="仿宋" w:eastAsia="仿宋" w:cs="仿宋"/>
          <w:color w:val="000000"/>
          <w:sz w:val="24"/>
          <w:szCs w:val="24"/>
          <w:highlight w:val="none"/>
          <w:lang w:val="en-US" w:eastAsia="zh-CN"/>
        </w:rPr>
      </w:pPr>
      <w:r>
        <w:rPr>
          <w:rFonts w:hint="eastAsia" w:ascii="仿宋" w:hAnsi="仿宋" w:eastAsia="仿宋" w:cs="仿宋"/>
          <w:color w:val="000000"/>
          <w:sz w:val="24"/>
          <w:szCs w:val="24"/>
          <w:highlight w:val="none"/>
          <w:lang w:val="en-US" w:eastAsia="zh-CN"/>
        </w:rPr>
        <w:t>3. 交货时间：</w:t>
      </w:r>
      <w:r>
        <w:rPr>
          <w:rFonts w:hint="eastAsia" w:ascii="仿宋" w:hAnsi="仿宋" w:eastAsia="仿宋" w:cs="仿宋"/>
          <w:color w:val="000000"/>
          <w:sz w:val="24"/>
          <w:szCs w:val="24"/>
          <w:highlight w:val="none"/>
        </w:rPr>
        <w:t>[</w:t>
      </w:r>
      <w:r>
        <w:rPr>
          <w:rFonts w:hint="default" w:ascii="仿宋" w:hAnsi="仿宋" w:eastAsia="仿宋" w:cs="仿宋"/>
          <w:color w:val="000000"/>
          <w:sz w:val="24"/>
          <w:szCs w:val="24"/>
          <w:highlight w:val="none"/>
        </w:rPr>
        <w:t>预付款到且图纸确认后</w:t>
      </w:r>
      <w:r>
        <w:rPr>
          <w:rFonts w:hint="eastAsia" w:ascii="仿宋" w:hAnsi="仿宋" w:eastAsia="仿宋" w:cs="仿宋"/>
          <w:color w:val="000000"/>
          <w:sz w:val="24"/>
          <w:szCs w:val="24"/>
          <w:highlight w:val="none"/>
          <w:lang w:val="en-US" w:eastAsia="zh-CN"/>
        </w:rPr>
        <w:t>7</w:t>
      </w:r>
      <w:r>
        <w:rPr>
          <w:rFonts w:hint="default" w:ascii="仿宋" w:hAnsi="仿宋" w:eastAsia="仿宋" w:cs="仿宋"/>
          <w:color w:val="000000"/>
          <w:sz w:val="24"/>
          <w:szCs w:val="24"/>
          <w:highlight w:val="none"/>
        </w:rPr>
        <w:t>0天</w:t>
      </w:r>
      <w:r>
        <w:rPr>
          <w:rFonts w:hint="eastAsia" w:ascii="仿宋" w:hAnsi="仿宋" w:eastAsia="仿宋" w:cs="仿宋"/>
          <w:color w:val="000000"/>
          <w:sz w:val="24"/>
          <w:szCs w:val="24"/>
          <w:highlight w:val="none"/>
          <w:shd w:val="pct5" w:color="auto" w:fill="FFFFFF"/>
        </w:rPr>
        <w:t xml:space="preserve"> </w:t>
      </w:r>
      <w:r>
        <w:rPr>
          <w:rFonts w:hint="eastAsia" w:ascii="仿宋" w:hAnsi="仿宋" w:eastAsia="仿宋" w:cs="仿宋"/>
          <w:color w:val="000000"/>
          <w:sz w:val="24"/>
          <w:szCs w:val="24"/>
          <w:highlight w:val="none"/>
        </w:rPr>
        <w:t>]</w:t>
      </w:r>
      <w:r>
        <w:rPr>
          <w:rFonts w:hint="eastAsia" w:ascii="仿宋" w:hAnsi="仿宋" w:eastAsia="仿宋" w:cs="仿宋"/>
          <w:color w:val="000000"/>
          <w:sz w:val="24"/>
          <w:szCs w:val="24"/>
          <w:highlight w:val="none"/>
          <w:lang w:eastAsia="zh-CN"/>
        </w:rPr>
        <w:t>。</w:t>
      </w:r>
    </w:p>
    <w:p>
      <w:pPr>
        <w:keepNext w:val="0"/>
        <w:keepLines w:val="0"/>
        <w:pageBreakBefore w:val="0"/>
        <w:widowControl w:val="0"/>
        <w:kinsoku/>
        <w:wordWrap/>
        <w:overflowPunct/>
        <w:topLinePunct w:val="0"/>
        <w:autoSpaceDE/>
        <w:autoSpaceDN/>
        <w:bidi w:val="0"/>
        <w:snapToGrid w:val="0"/>
        <w:spacing w:line="440" w:lineRule="exact"/>
        <w:textAlignment w:val="auto"/>
        <w:rPr>
          <w:rFonts w:hint="eastAsia" w:ascii="仿宋" w:hAnsi="仿宋" w:eastAsia="仿宋" w:cs="仿宋"/>
          <w:strike/>
          <w:dstrike w:val="0"/>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0000"/>
          <w:sz w:val="24"/>
          <w:szCs w:val="24"/>
          <w:lang w:val="en-US" w:eastAsia="zh-CN"/>
        </w:rPr>
        <w:t>4</w:t>
      </w:r>
      <w:r>
        <w:rPr>
          <w:rFonts w:hint="eastAsia" w:ascii="仿宋" w:hAnsi="仿宋" w:eastAsia="仿宋" w:cs="仿宋"/>
          <w:color w:val="000000"/>
          <w:sz w:val="24"/>
          <w:szCs w:val="24"/>
        </w:rPr>
        <w:t>．</w:t>
      </w:r>
      <w:r>
        <w:rPr>
          <w:rFonts w:hint="eastAsia" w:ascii="仿宋" w:hAnsi="仿宋" w:eastAsia="仿宋" w:cs="仿宋"/>
          <w:color w:val="000000"/>
          <w:sz w:val="24"/>
          <w:szCs w:val="24"/>
          <w:lang w:eastAsia="zh-CN"/>
        </w:rPr>
        <w:t>设备</w:t>
      </w:r>
      <w:r>
        <w:rPr>
          <w:rFonts w:hint="eastAsia" w:ascii="仿宋" w:hAnsi="仿宋" w:eastAsia="仿宋" w:cs="仿宋"/>
          <w:color w:val="000000"/>
          <w:sz w:val="24"/>
          <w:szCs w:val="24"/>
        </w:rPr>
        <w:t>的装车由[</w:t>
      </w:r>
      <w:r>
        <w:rPr>
          <w:rFonts w:hint="eastAsia" w:ascii="仿宋" w:hAnsi="仿宋" w:eastAsia="仿宋" w:cs="仿宋"/>
          <w:color w:val="000000"/>
          <w:sz w:val="24"/>
          <w:szCs w:val="24"/>
          <w:shd w:val="pct5" w:color="auto" w:fill="FFFFFF"/>
        </w:rPr>
        <w:t xml:space="preserve">   </w:t>
      </w:r>
      <w:r>
        <w:rPr>
          <w:rFonts w:hint="eastAsia" w:ascii="仿宋" w:hAnsi="仿宋" w:eastAsia="仿宋" w:cs="仿宋"/>
          <w:color w:val="000000"/>
          <w:sz w:val="24"/>
          <w:szCs w:val="24"/>
          <w:shd w:val="pct5" w:color="auto" w:fill="FFFFFF"/>
          <w:lang w:val="en-US" w:eastAsia="zh-CN"/>
        </w:rPr>
        <w:t>卖方</w:t>
      </w:r>
      <w:r>
        <w:rPr>
          <w:rFonts w:hint="eastAsia" w:ascii="仿宋" w:hAnsi="仿宋" w:eastAsia="仿宋" w:cs="仿宋"/>
          <w:color w:val="000000"/>
          <w:sz w:val="24"/>
          <w:szCs w:val="24"/>
          <w:shd w:val="pct5" w:color="auto" w:fill="FFFFFF"/>
        </w:rPr>
        <w:t xml:space="preserve">   </w:t>
      </w:r>
      <w:r>
        <w:rPr>
          <w:rFonts w:hint="eastAsia" w:ascii="仿宋" w:hAnsi="仿宋" w:eastAsia="仿宋" w:cs="仿宋"/>
          <w:color w:val="000000"/>
          <w:sz w:val="24"/>
          <w:szCs w:val="24"/>
        </w:rPr>
        <w:t>]负责，卸车由[</w:t>
      </w:r>
      <w:r>
        <w:rPr>
          <w:rFonts w:hint="eastAsia" w:ascii="仿宋" w:hAnsi="仿宋" w:eastAsia="仿宋" w:cs="仿宋"/>
          <w:color w:val="000000"/>
          <w:sz w:val="24"/>
          <w:szCs w:val="24"/>
          <w:shd w:val="pct5" w:color="auto" w:fill="FFFFFF"/>
        </w:rPr>
        <w:t xml:space="preserve">   </w:t>
      </w:r>
      <w:r>
        <w:rPr>
          <w:rFonts w:hint="eastAsia" w:ascii="仿宋" w:hAnsi="仿宋" w:eastAsia="仿宋" w:cs="仿宋"/>
          <w:color w:val="000000"/>
          <w:sz w:val="24"/>
          <w:szCs w:val="24"/>
          <w:shd w:val="pct5" w:color="auto" w:fill="FFFFFF"/>
          <w:lang w:val="en-US" w:eastAsia="zh-CN"/>
        </w:rPr>
        <w:t>买方</w:t>
      </w:r>
      <w:r>
        <w:rPr>
          <w:rFonts w:hint="eastAsia" w:ascii="仿宋" w:hAnsi="仿宋" w:eastAsia="仿宋" w:cs="仿宋"/>
          <w:color w:val="000000"/>
          <w:sz w:val="24"/>
          <w:szCs w:val="24"/>
          <w:shd w:val="pct5" w:color="auto" w:fill="FFFFFF"/>
        </w:rPr>
        <w:t xml:space="preserve">   </w:t>
      </w:r>
      <w:r>
        <w:rPr>
          <w:rFonts w:hint="eastAsia" w:ascii="仿宋" w:hAnsi="仿宋" w:eastAsia="仿宋" w:cs="仿宋"/>
          <w:color w:val="000000"/>
          <w:sz w:val="24"/>
          <w:szCs w:val="24"/>
        </w:rPr>
        <w:t>]负责。装卸车造成的</w:t>
      </w:r>
      <w:r>
        <w:rPr>
          <w:rFonts w:hint="eastAsia" w:ascii="仿宋" w:hAnsi="仿宋" w:eastAsia="仿宋" w:cs="仿宋"/>
          <w:color w:val="000000"/>
          <w:sz w:val="24"/>
          <w:szCs w:val="24"/>
          <w:lang w:eastAsia="zh-CN"/>
        </w:rPr>
        <w:t>设备</w:t>
      </w:r>
      <w:r>
        <w:rPr>
          <w:rFonts w:hint="eastAsia" w:ascii="仿宋" w:hAnsi="仿宋" w:eastAsia="仿宋" w:cs="仿宋"/>
          <w:color w:val="000000"/>
          <w:sz w:val="24"/>
          <w:szCs w:val="24"/>
        </w:rPr>
        <w:t>毁损由负责方承担。</w:t>
      </w:r>
    </w:p>
    <w:p>
      <w:pPr>
        <w:keepNext w:val="0"/>
        <w:keepLines w:val="0"/>
        <w:pageBreakBefore w:val="0"/>
        <w:widowControl w:val="0"/>
        <w:kinsoku/>
        <w:wordWrap/>
        <w:overflowPunct/>
        <w:topLinePunct w:val="0"/>
        <w:autoSpaceDE/>
        <w:autoSpaceDN/>
        <w:bidi w:val="0"/>
        <w:snapToGrid w:val="0"/>
        <w:spacing w:line="440" w:lineRule="exact"/>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5．运费负担：[</w:t>
      </w:r>
      <w:r>
        <w:rPr>
          <w:rFonts w:hint="eastAsia" w:ascii="仿宋" w:hAnsi="仿宋" w:eastAsia="仿宋" w:cs="仿宋"/>
          <w:color w:val="000000"/>
          <w:sz w:val="24"/>
          <w:szCs w:val="24"/>
          <w:shd w:val="pct5" w:color="auto" w:fill="FFFFFF"/>
        </w:rPr>
        <w:t xml:space="preserve"> </w:t>
      </w:r>
      <w:r>
        <w:rPr>
          <w:rFonts w:hint="eastAsia" w:ascii="仿宋" w:hAnsi="仿宋" w:eastAsia="仿宋" w:cs="仿宋"/>
          <w:color w:val="000000"/>
          <w:sz w:val="24"/>
          <w:szCs w:val="24"/>
          <w:shd w:val="pct5" w:color="auto" w:fill="FFFFFF"/>
          <w:lang w:val="en-US" w:eastAsia="zh-CN"/>
        </w:rPr>
        <w:t>B</w:t>
      </w:r>
      <w:r>
        <w:rPr>
          <w:rFonts w:hint="eastAsia" w:ascii="仿宋" w:hAnsi="仿宋" w:eastAsia="仿宋" w:cs="仿宋"/>
          <w:color w:val="000000"/>
          <w:sz w:val="24"/>
          <w:szCs w:val="24"/>
          <w:shd w:val="pct5" w:color="auto" w:fill="FFFFFF"/>
        </w:rPr>
        <w:t xml:space="preserve">  </w:t>
      </w:r>
      <w:r>
        <w:rPr>
          <w:rFonts w:hint="eastAsia" w:ascii="仿宋" w:hAnsi="仿宋" w:eastAsia="仿宋" w:cs="仿宋"/>
          <w:color w:val="000000"/>
          <w:sz w:val="24"/>
          <w:szCs w:val="24"/>
        </w:rPr>
        <w:t>]（A买方/B卖方）。若由买方承担运费且由卖方代收的，卖方必须将其委托的运输单位的全称及有关信息告知买方，经买方同意并签订三方协议后，方可办理运输事宜，并由运输单位直接开具运费发票给买方。</w:t>
      </w:r>
    </w:p>
    <w:p>
      <w:pPr>
        <w:keepNext w:val="0"/>
        <w:keepLines w:val="0"/>
        <w:pageBreakBefore w:val="0"/>
        <w:widowControl w:val="0"/>
        <w:kinsoku/>
        <w:wordWrap/>
        <w:overflowPunct/>
        <w:topLinePunct w:val="0"/>
        <w:autoSpaceDE/>
        <w:autoSpaceDN/>
        <w:bidi w:val="0"/>
        <w:snapToGrid w:val="0"/>
        <w:spacing w:line="440" w:lineRule="exact"/>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6．保险：由[</w:t>
      </w:r>
      <w:r>
        <w:rPr>
          <w:rFonts w:hint="eastAsia" w:ascii="仿宋" w:hAnsi="仿宋" w:eastAsia="仿宋" w:cs="仿宋"/>
          <w:color w:val="000000"/>
          <w:sz w:val="24"/>
          <w:szCs w:val="24"/>
          <w:shd w:val="pct5" w:color="auto" w:fill="FFFFFF"/>
        </w:rPr>
        <w:t xml:space="preserve">  </w:t>
      </w:r>
      <w:r>
        <w:rPr>
          <w:rFonts w:hint="eastAsia" w:ascii="仿宋" w:hAnsi="仿宋" w:eastAsia="仿宋" w:cs="仿宋"/>
          <w:color w:val="000000"/>
          <w:sz w:val="24"/>
          <w:szCs w:val="24"/>
          <w:shd w:val="pct5" w:color="auto" w:fill="FFFFFF"/>
          <w:lang w:val="en-US" w:eastAsia="zh-CN"/>
        </w:rPr>
        <w:t>B</w:t>
      </w:r>
      <w:r>
        <w:rPr>
          <w:rFonts w:hint="eastAsia" w:ascii="仿宋" w:hAnsi="仿宋" w:eastAsia="仿宋" w:cs="仿宋"/>
          <w:color w:val="000000"/>
          <w:sz w:val="24"/>
          <w:szCs w:val="24"/>
          <w:shd w:val="pct5" w:color="auto" w:fill="FFFFFF"/>
        </w:rPr>
        <w:t xml:space="preserve">  </w:t>
      </w:r>
      <w:r>
        <w:rPr>
          <w:rFonts w:hint="eastAsia" w:ascii="仿宋" w:hAnsi="仿宋" w:eastAsia="仿宋" w:cs="仿宋"/>
          <w:color w:val="000000"/>
          <w:sz w:val="24"/>
          <w:szCs w:val="24"/>
        </w:rPr>
        <w:t>]（A买方/B卖方/C其他：</w:t>
      </w:r>
      <w:r>
        <w:rPr>
          <w:rFonts w:hint="eastAsia" w:ascii="仿宋" w:hAnsi="仿宋" w:eastAsia="仿宋" w:cs="仿宋"/>
          <w:color w:val="000000"/>
          <w:sz w:val="24"/>
          <w:szCs w:val="24"/>
          <w:shd w:val="pct5" w:color="auto" w:fill="FFFFFF"/>
        </w:rPr>
        <w:t xml:space="preserve"> </w:t>
      </w:r>
      <w:r>
        <w:rPr>
          <w:rFonts w:hint="eastAsia" w:ascii="仿宋" w:hAnsi="仿宋" w:eastAsia="仿宋" w:cs="仿宋"/>
          <w:color w:val="000000"/>
          <w:sz w:val="24"/>
          <w:szCs w:val="24"/>
          <w:shd w:val="pct5" w:color="auto" w:fill="FFFFFF"/>
          <w:lang w:val="en-US" w:eastAsia="zh-CN"/>
        </w:rPr>
        <w:t>无</w:t>
      </w:r>
      <w:r>
        <w:rPr>
          <w:rFonts w:hint="eastAsia" w:ascii="仿宋" w:hAnsi="仿宋" w:eastAsia="仿宋" w:cs="仿宋"/>
          <w:color w:val="000000"/>
          <w:sz w:val="24"/>
          <w:szCs w:val="24"/>
          <w:shd w:val="pct5" w:color="auto" w:fill="FFFFFF"/>
        </w:rPr>
        <w:t xml:space="preserve"> </w:t>
      </w:r>
      <w:r>
        <w:rPr>
          <w:rFonts w:hint="eastAsia" w:ascii="仿宋" w:hAnsi="仿宋" w:eastAsia="仿宋" w:cs="仿宋"/>
          <w:color w:val="000000"/>
          <w:sz w:val="24"/>
          <w:szCs w:val="24"/>
        </w:rPr>
        <w:t>）办理保险并承担保险费。</w:t>
      </w:r>
    </w:p>
    <w:p>
      <w:pPr>
        <w:keepNext w:val="0"/>
        <w:keepLines w:val="0"/>
        <w:pageBreakBefore w:val="0"/>
        <w:widowControl w:val="0"/>
        <w:kinsoku/>
        <w:wordWrap/>
        <w:overflowPunct/>
        <w:topLinePunct w:val="0"/>
        <w:autoSpaceDE/>
        <w:autoSpaceDN/>
        <w:bidi w:val="0"/>
        <w:snapToGrid w:val="0"/>
        <w:spacing w:line="440" w:lineRule="exact"/>
        <w:ind w:firstLine="480"/>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7．标的物所有权及风险转移：自</w:t>
      </w:r>
      <w:r>
        <w:rPr>
          <w:rFonts w:hint="eastAsia" w:ascii="仿宋" w:hAnsi="仿宋" w:eastAsia="仿宋" w:cs="仿宋"/>
          <w:color w:val="000000"/>
          <w:sz w:val="24"/>
          <w:szCs w:val="24"/>
          <w:lang w:eastAsia="zh-CN"/>
        </w:rPr>
        <w:t>设备</w:t>
      </w:r>
      <w:r>
        <w:rPr>
          <w:rFonts w:hint="eastAsia" w:ascii="仿宋" w:hAnsi="仿宋" w:eastAsia="仿宋" w:cs="仿宋"/>
          <w:color w:val="000000"/>
          <w:sz w:val="24"/>
          <w:szCs w:val="24"/>
        </w:rPr>
        <w:t>交付时起，买方获得合同标的物的所有权。卖方在交货地点将标的物交给买方或买方凭提货单提取到标的物前标的物毁损、灭失的风险由卖方承担，此后由买方承担。运输全程风险、设备破损、受潮、高温损耗全部由卖方承担，到场外观破损买方有权拒收，卖方无偿更换并承担工期延误违约金。</w:t>
      </w:r>
    </w:p>
    <w:p>
      <w:pPr>
        <w:keepNext w:val="0"/>
        <w:keepLines w:val="0"/>
        <w:pageBreakBefore w:val="0"/>
        <w:widowControl w:val="0"/>
        <w:kinsoku/>
        <w:wordWrap/>
        <w:overflowPunct/>
        <w:topLinePunct w:val="0"/>
        <w:autoSpaceDE/>
        <w:autoSpaceDN/>
        <w:bidi w:val="0"/>
        <w:snapToGrid w:val="0"/>
        <w:spacing w:line="440" w:lineRule="exact"/>
        <w:textAlignment w:val="auto"/>
        <w:outlineLvl w:val="0"/>
        <w:rPr>
          <w:rFonts w:hint="eastAsia" w:ascii="仿宋" w:hAnsi="仿宋" w:eastAsia="仿宋" w:cs="仿宋"/>
          <w:b/>
          <w:color w:val="000000"/>
          <w:sz w:val="24"/>
          <w:szCs w:val="24"/>
        </w:rPr>
      </w:pPr>
      <w:r>
        <w:rPr>
          <w:rFonts w:hint="eastAsia" w:ascii="仿宋" w:hAnsi="仿宋" w:eastAsia="仿宋" w:cs="仿宋"/>
          <w:b/>
          <w:color w:val="000000"/>
          <w:sz w:val="24"/>
          <w:szCs w:val="24"/>
        </w:rPr>
        <w:t>第</w:t>
      </w:r>
      <w:r>
        <w:rPr>
          <w:rFonts w:hint="eastAsia" w:ascii="仿宋" w:hAnsi="仿宋" w:eastAsia="仿宋" w:cs="仿宋"/>
          <w:b/>
          <w:color w:val="000000"/>
          <w:sz w:val="24"/>
          <w:szCs w:val="24"/>
          <w:lang w:val="en-US" w:eastAsia="zh-CN"/>
        </w:rPr>
        <w:t>六</w:t>
      </w:r>
      <w:r>
        <w:rPr>
          <w:rFonts w:hint="eastAsia" w:ascii="仿宋" w:hAnsi="仿宋" w:eastAsia="仿宋" w:cs="仿宋"/>
          <w:b/>
          <w:color w:val="000000"/>
          <w:sz w:val="24"/>
          <w:szCs w:val="24"/>
        </w:rPr>
        <w:t>条</w:t>
      </w:r>
      <w:r>
        <w:rPr>
          <w:rFonts w:hint="eastAsia" w:ascii="仿宋" w:hAnsi="仿宋" w:eastAsia="仿宋" w:cs="仿宋"/>
          <w:b/>
          <w:color w:val="000000"/>
          <w:sz w:val="24"/>
          <w:szCs w:val="24"/>
          <w:lang w:val="en-US" w:eastAsia="zh-CN"/>
        </w:rPr>
        <w:t xml:space="preserve">  </w:t>
      </w:r>
      <w:r>
        <w:rPr>
          <w:rFonts w:hint="eastAsia" w:ascii="仿宋" w:hAnsi="仿宋" w:eastAsia="仿宋" w:cs="仿宋"/>
          <w:b/>
          <w:color w:val="000000"/>
          <w:sz w:val="24"/>
          <w:szCs w:val="24"/>
        </w:rPr>
        <w:t>包装标准、包装物的供应与回收</w:t>
      </w:r>
    </w:p>
    <w:p>
      <w:pPr>
        <w:keepNext w:val="0"/>
        <w:keepLines w:val="0"/>
        <w:pageBreakBefore w:val="0"/>
        <w:widowControl w:val="0"/>
        <w:kinsoku/>
        <w:wordWrap/>
        <w:overflowPunct/>
        <w:topLinePunct w:val="0"/>
        <w:autoSpaceDE/>
        <w:autoSpaceDN/>
        <w:bidi w:val="0"/>
        <w:snapToGrid w:val="0"/>
        <w:spacing w:line="440" w:lineRule="exact"/>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1．卖方交付的所有标的物的包装应符合国家标准规定，并按标的物特点，分别加上防潮、防霉、防锈、防腐蚀、防冻、防碎等保护措施。</w:t>
      </w:r>
    </w:p>
    <w:p>
      <w:pPr>
        <w:keepNext w:val="0"/>
        <w:keepLines w:val="0"/>
        <w:pageBreakBefore w:val="0"/>
        <w:widowControl w:val="0"/>
        <w:kinsoku/>
        <w:wordWrap/>
        <w:overflowPunct/>
        <w:topLinePunct w:val="0"/>
        <w:autoSpaceDE/>
        <w:autoSpaceDN/>
        <w:bidi w:val="0"/>
        <w:snapToGrid w:val="0"/>
        <w:spacing w:line="440" w:lineRule="exact"/>
        <w:textAlignment w:val="auto"/>
        <w:rPr>
          <w:rFonts w:hint="eastAsia" w:ascii="仿宋" w:hAnsi="仿宋" w:eastAsia="仿宋" w:cs="仿宋"/>
          <w:color w:val="000000"/>
          <w:sz w:val="24"/>
          <w:szCs w:val="24"/>
          <w:lang w:eastAsia="zh-CN"/>
        </w:rPr>
      </w:pPr>
      <w:r>
        <w:rPr>
          <w:rFonts w:hint="eastAsia" w:ascii="仿宋" w:hAnsi="仿宋" w:eastAsia="仿宋" w:cs="仿宋"/>
          <w:color w:val="000000"/>
          <w:sz w:val="24"/>
          <w:szCs w:val="24"/>
        </w:rPr>
        <w:t xml:space="preserve">    2．包装方式：[</w:t>
      </w:r>
      <w:r>
        <w:rPr>
          <w:rFonts w:hint="eastAsia" w:ascii="仿宋" w:hAnsi="仿宋" w:eastAsia="仿宋" w:cs="仿宋"/>
          <w:color w:val="000000"/>
          <w:sz w:val="24"/>
          <w:szCs w:val="24"/>
          <w:shd w:val="pct5" w:color="auto" w:fill="FFFFFF"/>
        </w:rPr>
        <w:t xml:space="preserve"> </w:t>
      </w:r>
      <w:r>
        <w:rPr>
          <w:rFonts w:hint="eastAsia" w:ascii="仿宋" w:hAnsi="仿宋" w:eastAsia="仿宋" w:cs="仿宋"/>
          <w:color w:val="000000"/>
          <w:sz w:val="24"/>
          <w:szCs w:val="24"/>
          <w:shd w:val="pct5" w:color="auto" w:fill="FFFFFF"/>
          <w:lang w:val="en-US" w:eastAsia="zh-CN"/>
        </w:rPr>
        <w:t xml:space="preserve">集装箱 </w:t>
      </w:r>
      <w:r>
        <w:rPr>
          <w:rFonts w:hint="eastAsia" w:ascii="仿宋" w:hAnsi="仿宋" w:eastAsia="仿宋" w:cs="仿宋"/>
          <w:color w:val="000000"/>
          <w:sz w:val="24"/>
          <w:szCs w:val="24"/>
        </w:rPr>
        <w:t>]</w:t>
      </w:r>
      <w:r>
        <w:rPr>
          <w:rFonts w:hint="eastAsia" w:ascii="仿宋" w:hAnsi="仿宋" w:eastAsia="仿宋" w:cs="仿宋"/>
          <w:color w:val="000000"/>
          <w:sz w:val="24"/>
          <w:szCs w:val="24"/>
          <w:lang w:eastAsia="zh-CN"/>
        </w:rPr>
        <w:t>。</w:t>
      </w:r>
    </w:p>
    <w:p>
      <w:pPr>
        <w:keepNext w:val="0"/>
        <w:keepLines w:val="0"/>
        <w:pageBreakBefore w:val="0"/>
        <w:widowControl w:val="0"/>
        <w:kinsoku/>
        <w:wordWrap/>
        <w:overflowPunct/>
        <w:topLinePunct w:val="0"/>
        <w:autoSpaceDE/>
        <w:autoSpaceDN/>
        <w:bidi w:val="0"/>
        <w:snapToGrid w:val="0"/>
        <w:spacing w:line="440" w:lineRule="exact"/>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3．包装物由卖方负责供应，并[</w:t>
      </w:r>
      <w:r>
        <w:rPr>
          <w:rFonts w:hint="eastAsia" w:ascii="仿宋" w:hAnsi="仿宋" w:eastAsia="仿宋" w:cs="仿宋"/>
          <w:color w:val="000000"/>
          <w:sz w:val="24"/>
          <w:szCs w:val="24"/>
          <w:shd w:val="pct5" w:color="auto" w:fill="FFFFFF"/>
        </w:rPr>
        <w:t xml:space="preserve"> </w:t>
      </w:r>
      <w:r>
        <w:rPr>
          <w:rFonts w:hint="eastAsia" w:ascii="仿宋" w:hAnsi="仿宋" w:eastAsia="仿宋" w:cs="仿宋"/>
          <w:color w:val="000000"/>
          <w:sz w:val="24"/>
          <w:szCs w:val="24"/>
          <w:shd w:val="pct5" w:color="auto" w:fill="FFFFFF"/>
          <w:lang w:val="en-US" w:eastAsia="zh-CN"/>
        </w:rPr>
        <w:t>B</w:t>
      </w:r>
      <w:r>
        <w:rPr>
          <w:rFonts w:hint="eastAsia" w:ascii="仿宋" w:hAnsi="仿宋" w:eastAsia="仿宋" w:cs="仿宋"/>
          <w:color w:val="000000"/>
          <w:sz w:val="24"/>
          <w:szCs w:val="24"/>
          <w:shd w:val="pct5" w:color="auto" w:fill="FFFFFF"/>
        </w:rPr>
        <w:t xml:space="preserve"> </w:t>
      </w:r>
      <w:r>
        <w:rPr>
          <w:rFonts w:hint="eastAsia" w:ascii="仿宋" w:hAnsi="仿宋" w:eastAsia="仿宋" w:cs="仿宋"/>
          <w:color w:val="000000"/>
          <w:sz w:val="24"/>
          <w:szCs w:val="24"/>
        </w:rPr>
        <w:t>]（A、免回收/B、回收）。</w:t>
      </w:r>
    </w:p>
    <w:p>
      <w:pPr>
        <w:keepNext w:val="0"/>
        <w:keepLines w:val="0"/>
        <w:pageBreakBefore w:val="0"/>
        <w:widowControl w:val="0"/>
        <w:kinsoku/>
        <w:wordWrap/>
        <w:overflowPunct/>
        <w:topLinePunct w:val="0"/>
        <w:autoSpaceDE/>
        <w:autoSpaceDN/>
        <w:bidi w:val="0"/>
        <w:snapToGrid w:val="0"/>
        <w:spacing w:line="440" w:lineRule="exact"/>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4．包装费由卖方负担。</w:t>
      </w:r>
    </w:p>
    <w:p>
      <w:pPr>
        <w:keepNext w:val="0"/>
        <w:keepLines w:val="0"/>
        <w:pageBreakBefore w:val="0"/>
        <w:widowControl w:val="0"/>
        <w:kinsoku/>
        <w:wordWrap/>
        <w:overflowPunct/>
        <w:topLinePunct w:val="0"/>
        <w:autoSpaceDE/>
        <w:autoSpaceDN/>
        <w:bidi w:val="0"/>
        <w:snapToGrid w:val="0"/>
        <w:spacing w:line="440" w:lineRule="exact"/>
        <w:textAlignment w:val="auto"/>
        <w:rPr>
          <w:rFonts w:hint="eastAsia" w:ascii="仿宋" w:hAnsi="仿宋" w:eastAsia="仿宋" w:cs="仿宋"/>
          <w:b/>
          <w:color w:val="000000"/>
          <w:sz w:val="24"/>
          <w:szCs w:val="24"/>
        </w:rPr>
      </w:pPr>
      <w:r>
        <w:rPr>
          <w:rFonts w:hint="eastAsia" w:ascii="仿宋" w:hAnsi="仿宋" w:eastAsia="仿宋" w:cs="仿宋"/>
          <w:b/>
          <w:color w:val="000000"/>
          <w:sz w:val="24"/>
          <w:szCs w:val="24"/>
        </w:rPr>
        <w:t>第</w:t>
      </w:r>
      <w:r>
        <w:rPr>
          <w:rFonts w:hint="eastAsia" w:ascii="仿宋" w:hAnsi="仿宋" w:eastAsia="仿宋" w:cs="仿宋"/>
          <w:b/>
          <w:color w:val="000000"/>
          <w:sz w:val="24"/>
          <w:szCs w:val="24"/>
          <w:lang w:val="en-US" w:eastAsia="zh-CN"/>
        </w:rPr>
        <w:t>七</w:t>
      </w:r>
      <w:r>
        <w:rPr>
          <w:rFonts w:hint="eastAsia" w:ascii="仿宋" w:hAnsi="仿宋" w:eastAsia="仿宋" w:cs="仿宋"/>
          <w:b/>
          <w:color w:val="000000"/>
          <w:sz w:val="24"/>
          <w:szCs w:val="24"/>
        </w:rPr>
        <w:t xml:space="preserve">条 </w:t>
      </w:r>
      <w:r>
        <w:rPr>
          <w:rFonts w:hint="eastAsia" w:ascii="仿宋" w:hAnsi="仿宋" w:eastAsia="仿宋" w:cs="仿宋"/>
          <w:b/>
          <w:color w:val="000000"/>
          <w:sz w:val="24"/>
          <w:szCs w:val="24"/>
          <w:lang w:val="en-US" w:eastAsia="zh-CN"/>
        </w:rPr>
        <w:t xml:space="preserve"> </w:t>
      </w:r>
      <w:r>
        <w:rPr>
          <w:rFonts w:hint="eastAsia" w:ascii="仿宋" w:hAnsi="仿宋" w:eastAsia="仿宋" w:cs="仿宋"/>
          <w:b/>
          <w:color w:val="000000"/>
          <w:sz w:val="24"/>
          <w:szCs w:val="24"/>
        </w:rPr>
        <w:t>随机备品、配件及工具的供应办法</w:t>
      </w:r>
    </w:p>
    <w:p>
      <w:pPr>
        <w:keepNext w:val="0"/>
        <w:keepLines w:val="0"/>
        <w:pageBreakBefore w:val="0"/>
        <w:widowControl w:val="0"/>
        <w:kinsoku/>
        <w:wordWrap/>
        <w:overflowPunct/>
        <w:topLinePunct w:val="0"/>
        <w:autoSpaceDE/>
        <w:autoSpaceDN/>
        <w:bidi w:val="0"/>
        <w:snapToGrid w:val="0"/>
        <w:spacing w:line="440" w:lineRule="exact"/>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0000"/>
          <w:sz w:val="24"/>
          <w:szCs w:val="24"/>
          <w:shd w:val="pct5" w:color="auto" w:fill="FFFFFF"/>
        </w:rPr>
        <w:t xml:space="preserve">  </w:t>
      </w:r>
      <w:r>
        <w:rPr>
          <w:rFonts w:hint="eastAsia" w:ascii="仿宋" w:hAnsi="仿宋" w:eastAsia="仿宋" w:cs="仿宋"/>
          <w:color w:val="000000"/>
          <w:sz w:val="24"/>
          <w:szCs w:val="24"/>
          <w:shd w:val="pct5" w:color="auto" w:fill="FFFFFF"/>
          <w:lang w:val="en-US" w:eastAsia="zh-CN"/>
        </w:rPr>
        <w:t>A</w:t>
      </w:r>
      <w:r>
        <w:rPr>
          <w:rFonts w:hint="eastAsia" w:ascii="仿宋" w:hAnsi="仿宋" w:eastAsia="仿宋" w:cs="仿宋"/>
          <w:color w:val="000000"/>
          <w:sz w:val="24"/>
          <w:szCs w:val="24"/>
          <w:shd w:val="pct5" w:color="auto" w:fill="FFFFFF"/>
        </w:rPr>
        <w:t xml:space="preserve">  </w:t>
      </w:r>
      <w:r>
        <w:rPr>
          <w:rFonts w:hint="eastAsia" w:ascii="仿宋" w:hAnsi="仿宋" w:eastAsia="仿宋" w:cs="仿宋"/>
          <w:color w:val="000000"/>
          <w:sz w:val="24"/>
          <w:szCs w:val="24"/>
        </w:rPr>
        <w:t>]（A、卖方按</w:t>
      </w:r>
      <w:r>
        <w:rPr>
          <w:rFonts w:hint="eastAsia" w:ascii="仿宋" w:hAnsi="仿宋" w:eastAsia="仿宋" w:cs="仿宋"/>
          <w:color w:val="000000"/>
          <w:sz w:val="24"/>
          <w:szCs w:val="24"/>
          <w:lang w:eastAsia="zh-CN"/>
        </w:rPr>
        <w:t>设备</w:t>
      </w:r>
      <w:r>
        <w:rPr>
          <w:rFonts w:hint="eastAsia" w:ascii="仿宋" w:hAnsi="仿宋" w:eastAsia="仿宋" w:cs="仿宋"/>
          <w:color w:val="000000"/>
          <w:sz w:val="24"/>
          <w:szCs w:val="24"/>
        </w:rPr>
        <w:t>特点，免费提供齐全的随机备品、配件及工具，对特殊的配件，卖方应有必要的储备，以满足买方的应急需要。/B、无/C、卖方免费提供部分备件。随机备品、配件及工具名称及数量详见附件。）</w:t>
      </w:r>
    </w:p>
    <w:p>
      <w:pPr>
        <w:keepNext w:val="0"/>
        <w:keepLines w:val="0"/>
        <w:pageBreakBefore w:val="0"/>
        <w:widowControl w:val="0"/>
        <w:kinsoku/>
        <w:wordWrap/>
        <w:overflowPunct/>
        <w:topLinePunct w:val="0"/>
        <w:autoSpaceDE/>
        <w:autoSpaceDN/>
        <w:bidi w:val="0"/>
        <w:snapToGrid w:val="0"/>
        <w:spacing w:line="440" w:lineRule="exact"/>
        <w:textAlignment w:val="auto"/>
        <w:outlineLvl w:val="0"/>
        <w:rPr>
          <w:rFonts w:hint="eastAsia" w:ascii="仿宋" w:hAnsi="仿宋" w:eastAsia="仿宋" w:cs="仿宋"/>
          <w:b/>
          <w:color w:val="000000"/>
          <w:sz w:val="24"/>
          <w:szCs w:val="24"/>
        </w:rPr>
      </w:pPr>
      <w:r>
        <w:rPr>
          <w:rFonts w:hint="eastAsia" w:ascii="仿宋" w:hAnsi="仿宋" w:eastAsia="仿宋" w:cs="仿宋"/>
          <w:b/>
          <w:color w:val="000000"/>
          <w:sz w:val="24"/>
          <w:szCs w:val="24"/>
        </w:rPr>
        <w:t>第</w:t>
      </w:r>
      <w:r>
        <w:rPr>
          <w:rFonts w:hint="eastAsia" w:ascii="仿宋" w:hAnsi="仿宋" w:eastAsia="仿宋" w:cs="仿宋"/>
          <w:b/>
          <w:color w:val="000000"/>
          <w:sz w:val="24"/>
          <w:szCs w:val="24"/>
          <w:lang w:val="en-US" w:eastAsia="zh-CN"/>
        </w:rPr>
        <w:t>八</w:t>
      </w:r>
      <w:r>
        <w:rPr>
          <w:rFonts w:hint="eastAsia" w:ascii="仿宋" w:hAnsi="仿宋" w:eastAsia="仿宋" w:cs="仿宋"/>
          <w:b/>
          <w:color w:val="000000"/>
          <w:sz w:val="24"/>
          <w:szCs w:val="24"/>
        </w:rPr>
        <w:t>条  验收标准、方</w:t>
      </w:r>
      <w:r>
        <w:rPr>
          <w:rFonts w:hint="eastAsia" w:ascii="仿宋" w:hAnsi="仿宋" w:eastAsia="仿宋" w:cs="仿宋"/>
          <w:b/>
          <w:color w:val="000000"/>
          <w:sz w:val="24"/>
          <w:szCs w:val="24"/>
          <w:lang w:val="en-US" w:eastAsia="zh-CN"/>
        </w:rPr>
        <w:t>法</w:t>
      </w:r>
      <w:r>
        <w:rPr>
          <w:rFonts w:hint="eastAsia" w:ascii="仿宋" w:hAnsi="仿宋" w:eastAsia="仿宋" w:cs="仿宋"/>
          <w:b/>
          <w:color w:val="000000"/>
          <w:sz w:val="24"/>
          <w:szCs w:val="24"/>
        </w:rPr>
        <w:t>、地点及提出异议期限</w:t>
      </w:r>
    </w:p>
    <w:p>
      <w:pPr>
        <w:keepNext w:val="0"/>
        <w:keepLines w:val="0"/>
        <w:pageBreakBefore w:val="0"/>
        <w:widowControl w:val="0"/>
        <w:kinsoku/>
        <w:wordWrap/>
        <w:overflowPunct/>
        <w:topLinePunct w:val="0"/>
        <w:autoSpaceDE/>
        <w:autoSpaceDN/>
        <w:bidi w:val="0"/>
        <w:snapToGrid w:val="0"/>
        <w:spacing w:line="440" w:lineRule="exact"/>
        <w:ind w:firstLine="480" w:firstLineChars="200"/>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lang w:val="en-US" w:eastAsia="zh-CN"/>
        </w:rPr>
        <w:t xml:space="preserve">1. </w:t>
      </w:r>
      <w:r>
        <w:rPr>
          <w:rFonts w:hint="eastAsia" w:ascii="仿宋" w:hAnsi="仿宋" w:eastAsia="仿宋" w:cs="仿宋"/>
          <w:color w:val="000000"/>
          <w:sz w:val="24"/>
          <w:szCs w:val="24"/>
        </w:rPr>
        <w:t>验收标准：本合同约定的技术标准和质量要求即为验收标准。</w:t>
      </w:r>
    </w:p>
    <w:p>
      <w:pPr>
        <w:keepNext w:val="0"/>
        <w:keepLines w:val="0"/>
        <w:pageBreakBefore w:val="0"/>
        <w:widowControl w:val="0"/>
        <w:kinsoku/>
        <w:wordWrap/>
        <w:overflowPunct/>
        <w:topLinePunct w:val="0"/>
        <w:autoSpaceDE/>
        <w:autoSpaceDN/>
        <w:bidi w:val="0"/>
        <w:snapToGrid w:val="0"/>
        <w:spacing w:line="440" w:lineRule="exact"/>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2</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验收方法及期限：验收应在双方共同在场的情况下进行。如果买方通知卖方后，卖方在规定时间内不到场参加验收，买方可以自行验收。卖方对买方自行验收的结果予以认可，不能提出异议。</w:t>
      </w:r>
    </w:p>
    <w:p>
      <w:pPr>
        <w:keepNext w:val="0"/>
        <w:keepLines w:val="0"/>
        <w:pageBreakBefore w:val="0"/>
        <w:widowControl w:val="0"/>
        <w:kinsoku/>
        <w:wordWrap/>
        <w:overflowPunct/>
        <w:topLinePunct w:val="0"/>
        <w:autoSpaceDE/>
        <w:autoSpaceDN/>
        <w:bidi w:val="0"/>
        <w:snapToGrid w:val="0"/>
        <w:spacing w:line="440" w:lineRule="exact"/>
        <w:ind w:firstLine="630"/>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lang w:val="en-US" w:eastAsia="zh-CN"/>
        </w:rPr>
        <w:t xml:space="preserve">3. </w:t>
      </w:r>
      <w:r>
        <w:rPr>
          <w:rFonts w:hint="eastAsia" w:ascii="仿宋" w:hAnsi="仿宋" w:eastAsia="仿宋" w:cs="仿宋"/>
          <w:color w:val="000000"/>
          <w:sz w:val="24"/>
          <w:szCs w:val="24"/>
        </w:rPr>
        <w:t>数量验收：卖方交付标的物</w:t>
      </w:r>
      <w:r>
        <w:rPr>
          <w:rFonts w:hint="eastAsia" w:ascii="仿宋" w:hAnsi="仿宋" w:eastAsia="仿宋" w:cs="仿宋"/>
          <w:color w:val="000000"/>
          <w:sz w:val="24"/>
          <w:szCs w:val="24"/>
          <w:lang w:eastAsia="zh-CN"/>
        </w:rPr>
        <w:t>时</w:t>
      </w:r>
      <w:r>
        <w:rPr>
          <w:rFonts w:hint="eastAsia" w:ascii="仿宋" w:hAnsi="仿宋" w:eastAsia="仿宋" w:cs="仿宋"/>
          <w:color w:val="000000"/>
          <w:sz w:val="24"/>
          <w:szCs w:val="24"/>
        </w:rPr>
        <w:t>，买方按本合同规定的</w:t>
      </w:r>
      <w:r>
        <w:rPr>
          <w:rFonts w:hint="eastAsia" w:ascii="仿宋" w:hAnsi="仿宋" w:eastAsia="仿宋" w:cs="仿宋"/>
          <w:color w:val="000000"/>
          <w:sz w:val="24"/>
          <w:szCs w:val="24"/>
          <w:lang w:eastAsia="zh-CN"/>
        </w:rPr>
        <w:t>设备</w:t>
      </w:r>
      <w:r>
        <w:rPr>
          <w:rFonts w:hint="eastAsia" w:ascii="仿宋" w:hAnsi="仿宋" w:eastAsia="仿宋" w:cs="仿宋"/>
          <w:color w:val="000000"/>
          <w:sz w:val="24"/>
          <w:szCs w:val="24"/>
        </w:rPr>
        <w:t>数量和随货通告单或托运单进行数量验收和外观检查。</w:t>
      </w:r>
    </w:p>
    <w:p>
      <w:pPr>
        <w:keepNext w:val="0"/>
        <w:keepLines w:val="0"/>
        <w:pageBreakBefore w:val="0"/>
        <w:widowControl w:val="0"/>
        <w:kinsoku/>
        <w:wordWrap/>
        <w:overflowPunct/>
        <w:topLinePunct w:val="0"/>
        <w:autoSpaceDE/>
        <w:autoSpaceDN/>
        <w:bidi w:val="0"/>
        <w:snapToGrid w:val="0"/>
        <w:spacing w:line="440" w:lineRule="exact"/>
        <w:ind w:firstLine="630"/>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lang w:val="en-US" w:eastAsia="zh-CN"/>
        </w:rPr>
        <w:t xml:space="preserve">4. </w:t>
      </w:r>
      <w:r>
        <w:rPr>
          <w:rFonts w:hint="eastAsia" w:ascii="仿宋" w:hAnsi="仿宋" w:eastAsia="仿宋" w:cs="仿宋"/>
          <w:color w:val="000000"/>
          <w:sz w:val="24"/>
          <w:szCs w:val="24"/>
        </w:rPr>
        <w:t>质量验收：由买方组织，按照验收标准进行验收。买方在收到有关验收所需技术资料并且设备安装、调试投入运行后进行质量验收。</w:t>
      </w:r>
    </w:p>
    <w:p>
      <w:pPr>
        <w:keepNext w:val="0"/>
        <w:keepLines w:val="0"/>
        <w:pageBreakBefore w:val="0"/>
        <w:widowControl w:val="0"/>
        <w:kinsoku/>
        <w:wordWrap/>
        <w:overflowPunct/>
        <w:topLinePunct w:val="0"/>
        <w:autoSpaceDE/>
        <w:autoSpaceDN/>
        <w:bidi w:val="0"/>
        <w:snapToGrid w:val="0"/>
        <w:spacing w:line="440" w:lineRule="exact"/>
        <w:ind w:firstLine="630"/>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lang w:val="en-US" w:eastAsia="zh-CN"/>
        </w:rPr>
        <w:t xml:space="preserve">5. </w:t>
      </w:r>
      <w:r>
        <w:rPr>
          <w:rFonts w:hint="eastAsia" w:ascii="仿宋" w:hAnsi="仿宋" w:eastAsia="仿宋" w:cs="仿宋"/>
          <w:color w:val="000000"/>
          <w:sz w:val="24"/>
          <w:szCs w:val="24"/>
        </w:rPr>
        <w:t>异议期限</w:t>
      </w:r>
      <w:r>
        <w:rPr>
          <w:rFonts w:hint="eastAsia" w:ascii="仿宋" w:hAnsi="仿宋" w:eastAsia="仿宋" w:cs="仿宋"/>
          <w:color w:val="000000"/>
          <w:sz w:val="24"/>
          <w:szCs w:val="24"/>
          <w:lang w:eastAsia="zh-CN"/>
        </w:rPr>
        <w:t>：</w:t>
      </w:r>
      <w:r>
        <w:rPr>
          <w:rFonts w:hint="eastAsia" w:ascii="仿宋" w:hAnsi="仿宋" w:eastAsia="仿宋" w:cs="仿宋"/>
          <w:color w:val="000000"/>
          <w:sz w:val="24"/>
          <w:szCs w:val="24"/>
        </w:rPr>
        <w:t>买方对数量的异议应当在数量验收后[</w:t>
      </w:r>
      <w:r>
        <w:rPr>
          <w:rFonts w:hint="eastAsia" w:ascii="仿宋" w:hAnsi="仿宋" w:eastAsia="仿宋" w:cs="仿宋"/>
          <w:color w:val="000000"/>
          <w:sz w:val="24"/>
          <w:szCs w:val="24"/>
          <w:shd w:val="pct5" w:color="auto" w:fill="FFFFFF"/>
        </w:rPr>
        <w:t xml:space="preserve"> </w:t>
      </w:r>
      <w:r>
        <w:rPr>
          <w:rFonts w:hint="eastAsia" w:ascii="仿宋" w:hAnsi="仿宋" w:eastAsia="仿宋" w:cs="仿宋"/>
          <w:color w:val="000000"/>
          <w:sz w:val="24"/>
          <w:szCs w:val="24"/>
          <w:shd w:val="pct5" w:color="auto" w:fill="FFFFFF"/>
          <w:lang w:val="en-US" w:eastAsia="zh-CN"/>
        </w:rPr>
        <w:t>10</w:t>
      </w:r>
      <w:r>
        <w:rPr>
          <w:rFonts w:hint="eastAsia" w:ascii="仿宋" w:hAnsi="仿宋" w:eastAsia="仿宋" w:cs="仿宋"/>
          <w:color w:val="000000"/>
          <w:sz w:val="24"/>
          <w:szCs w:val="24"/>
        </w:rPr>
        <w:t>]日之内提出。买方对质量的异议应当在设备安装、调试投入运行后6个月之内提出。设备性能、电芯容量衰减质保期内均可追溯出厂质量问题，不受6个月异议期限制。卖方在接到买方书面异议后，应在[</w:t>
      </w:r>
      <w:r>
        <w:rPr>
          <w:rFonts w:hint="eastAsia" w:ascii="仿宋" w:hAnsi="仿宋" w:eastAsia="仿宋" w:cs="仿宋"/>
          <w:color w:val="000000"/>
          <w:sz w:val="24"/>
          <w:szCs w:val="24"/>
          <w:shd w:val="pct5" w:color="auto" w:fill="FFFFFF"/>
        </w:rPr>
        <w:t xml:space="preserve"> </w:t>
      </w:r>
      <w:r>
        <w:rPr>
          <w:rFonts w:hint="eastAsia" w:ascii="仿宋" w:hAnsi="仿宋" w:eastAsia="仿宋" w:cs="仿宋"/>
          <w:color w:val="000000"/>
          <w:sz w:val="24"/>
          <w:szCs w:val="24"/>
          <w:shd w:val="pct5" w:color="auto" w:fill="FFFFFF"/>
          <w:lang w:val="en-US" w:eastAsia="zh-CN"/>
        </w:rPr>
        <w:t>2</w:t>
      </w:r>
      <w:r>
        <w:rPr>
          <w:rFonts w:hint="eastAsia" w:ascii="仿宋" w:hAnsi="仿宋" w:eastAsia="仿宋" w:cs="仿宋"/>
          <w:color w:val="000000"/>
          <w:sz w:val="24"/>
          <w:szCs w:val="24"/>
          <w:shd w:val="pct5" w:color="auto" w:fill="FFFFFF"/>
        </w:rPr>
        <w:t xml:space="preserve"> </w:t>
      </w:r>
      <w:r>
        <w:rPr>
          <w:rFonts w:hint="eastAsia" w:ascii="仿宋" w:hAnsi="仿宋" w:eastAsia="仿宋" w:cs="仿宋"/>
          <w:color w:val="000000"/>
          <w:sz w:val="24"/>
          <w:szCs w:val="24"/>
        </w:rPr>
        <w:t>]</w:t>
      </w:r>
      <w:r>
        <w:rPr>
          <w:rFonts w:hint="eastAsia" w:ascii="仿宋" w:hAnsi="仿宋" w:eastAsia="仿宋" w:cs="仿宋"/>
          <w:color w:val="000000"/>
          <w:sz w:val="24"/>
          <w:szCs w:val="24"/>
          <w:lang w:val="en-US" w:eastAsia="zh-CN"/>
        </w:rPr>
        <w:t>日</w:t>
      </w:r>
      <w:r>
        <w:rPr>
          <w:rFonts w:hint="eastAsia" w:ascii="仿宋" w:hAnsi="仿宋" w:eastAsia="仿宋" w:cs="仿宋"/>
          <w:color w:val="000000"/>
          <w:sz w:val="24"/>
          <w:szCs w:val="24"/>
        </w:rPr>
        <w:t>内负责处理，否则，即视为默认买方提出的异议和处理意见。</w:t>
      </w:r>
    </w:p>
    <w:p>
      <w:pPr>
        <w:keepNext w:val="0"/>
        <w:keepLines w:val="0"/>
        <w:pageBreakBefore w:val="0"/>
        <w:widowControl w:val="0"/>
        <w:kinsoku/>
        <w:wordWrap/>
        <w:overflowPunct/>
        <w:topLinePunct w:val="0"/>
        <w:autoSpaceDE/>
        <w:autoSpaceDN/>
        <w:bidi w:val="0"/>
        <w:snapToGrid w:val="0"/>
        <w:spacing w:line="440" w:lineRule="exact"/>
        <w:ind w:firstLine="630"/>
        <w:textAlignment w:val="auto"/>
        <w:rPr>
          <w:rFonts w:hint="eastAsia" w:ascii="仿宋" w:hAnsi="仿宋" w:eastAsia="仿宋" w:cs="仿宋"/>
          <w:color w:val="000000"/>
          <w:sz w:val="24"/>
          <w:szCs w:val="24"/>
          <w:lang w:val="en-US" w:eastAsia="zh-CN"/>
        </w:rPr>
      </w:pPr>
      <w:r>
        <w:rPr>
          <w:rFonts w:hint="eastAsia" w:ascii="仿宋" w:hAnsi="仿宋" w:eastAsia="仿宋" w:cs="仿宋"/>
          <w:color w:val="000000"/>
          <w:sz w:val="24"/>
          <w:szCs w:val="24"/>
        </w:rPr>
        <w:t>如发现</w:t>
      </w:r>
      <w:r>
        <w:rPr>
          <w:rFonts w:hint="eastAsia" w:ascii="仿宋" w:hAnsi="仿宋" w:eastAsia="仿宋" w:cs="仿宋"/>
          <w:color w:val="000000"/>
          <w:sz w:val="24"/>
          <w:szCs w:val="24"/>
          <w:lang w:eastAsia="zh-CN"/>
        </w:rPr>
        <w:t>设备</w:t>
      </w:r>
      <w:r>
        <w:rPr>
          <w:rFonts w:hint="eastAsia" w:ascii="仿宋" w:hAnsi="仿宋" w:eastAsia="仿宋" w:cs="仿宋"/>
          <w:color w:val="000000"/>
          <w:sz w:val="24"/>
          <w:szCs w:val="24"/>
        </w:rPr>
        <w:t>的数量、规定及性能与合同不符或外部有明显损伤，卖方在收到买方异议后，应立即进行补给、更正等工作，卖方补给、更正后的交货时间为实际交货时间。</w:t>
      </w:r>
      <w:r>
        <w:rPr>
          <w:rFonts w:hint="eastAsia" w:ascii="仿宋" w:hAnsi="仿宋" w:eastAsia="仿宋" w:cs="仿宋"/>
          <w:color w:val="000000"/>
          <w:sz w:val="24"/>
          <w:szCs w:val="24"/>
          <w:lang w:val="en-US" w:eastAsia="zh-CN"/>
        </w:rPr>
        <w:t xml:space="preserve"> </w:t>
      </w:r>
    </w:p>
    <w:p>
      <w:pPr>
        <w:keepNext w:val="0"/>
        <w:keepLines w:val="0"/>
        <w:pageBreakBefore w:val="0"/>
        <w:widowControl w:val="0"/>
        <w:kinsoku/>
        <w:wordWrap/>
        <w:overflowPunct/>
        <w:topLinePunct w:val="0"/>
        <w:autoSpaceDE/>
        <w:autoSpaceDN/>
        <w:bidi w:val="0"/>
        <w:snapToGrid w:val="0"/>
        <w:spacing w:line="440" w:lineRule="exact"/>
        <w:ind w:firstLine="630"/>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lang w:val="en-US" w:eastAsia="zh-CN"/>
        </w:rPr>
        <w:t>6</w:t>
      </w:r>
      <w:r>
        <w:rPr>
          <w:rFonts w:hint="eastAsia" w:ascii="仿宋" w:hAnsi="仿宋" w:eastAsia="仿宋" w:cs="仿宋"/>
          <w:color w:val="000000"/>
          <w:sz w:val="24"/>
          <w:szCs w:val="24"/>
        </w:rPr>
        <w:t>．验收合格是指买方进行数量和质量验收后签字确认验收合格或买方未在约定期限内提出数量和质量异议。数量和质量均验收合格之日，由买方签字确认。</w:t>
      </w:r>
    </w:p>
    <w:p>
      <w:pPr>
        <w:keepNext w:val="0"/>
        <w:keepLines w:val="0"/>
        <w:pageBreakBefore w:val="0"/>
        <w:widowControl w:val="0"/>
        <w:kinsoku/>
        <w:wordWrap/>
        <w:overflowPunct/>
        <w:topLinePunct w:val="0"/>
        <w:autoSpaceDE/>
        <w:autoSpaceDN/>
        <w:bidi w:val="0"/>
        <w:snapToGrid w:val="0"/>
        <w:spacing w:line="440" w:lineRule="exact"/>
        <w:ind w:firstLine="630"/>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lang w:val="en-US" w:eastAsia="zh-CN"/>
        </w:rPr>
        <w:t>7</w:t>
      </w:r>
      <w:r>
        <w:rPr>
          <w:rFonts w:hint="eastAsia" w:ascii="仿宋" w:hAnsi="仿宋" w:eastAsia="仿宋" w:cs="仿宋"/>
          <w:color w:val="000000"/>
          <w:sz w:val="24"/>
          <w:szCs w:val="24"/>
        </w:rPr>
        <w:t>．产品合格是指质保期满后买方签字确认质量合格。</w:t>
      </w:r>
    </w:p>
    <w:p>
      <w:pPr>
        <w:keepNext w:val="0"/>
        <w:keepLines w:val="0"/>
        <w:pageBreakBefore w:val="0"/>
        <w:widowControl w:val="0"/>
        <w:kinsoku/>
        <w:wordWrap/>
        <w:overflowPunct/>
        <w:topLinePunct w:val="0"/>
        <w:autoSpaceDE/>
        <w:autoSpaceDN/>
        <w:bidi w:val="0"/>
        <w:snapToGrid w:val="0"/>
        <w:spacing w:line="440" w:lineRule="exact"/>
        <w:ind w:firstLine="630"/>
        <w:textAlignment w:val="auto"/>
        <w:rPr>
          <w:rFonts w:hint="default" w:ascii="仿宋" w:hAnsi="仿宋" w:eastAsia="仿宋" w:cs="仿宋"/>
          <w:color w:val="000000"/>
          <w:sz w:val="24"/>
          <w:szCs w:val="24"/>
          <w:lang w:val="en-US" w:eastAsia="zh-CN"/>
        </w:rPr>
      </w:pPr>
      <w:r>
        <w:rPr>
          <w:rFonts w:hint="eastAsia" w:ascii="仿宋" w:hAnsi="仿宋" w:eastAsia="仿宋" w:cs="仿宋"/>
          <w:color w:val="000000"/>
          <w:sz w:val="24"/>
          <w:szCs w:val="24"/>
          <w:lang w:val="en-US" w:eastAsia="zh-CN"/>
        </w:rPr>
        <w:t>8.因电网冲击、买方运维不当、高温暴晒导致损坏不属于卖方质保范围；电芯容量、循环寿命先天不达标，无论何时发现，卖方免费更换并赔偿损失。卖方收到质量异议7日内必须到场整改，逾期买方委托第三方维修，费用双倍从货款扣除，并由卖方赔偿损失。</w:t>
      </w:r>
    </w:p>
    <w:p>
      <w:pPr>
        <w:keepNext w:val="0"/>
        <w:keepLines w:val="0"/>
        <w:pageBreakBefore w:val="0"/>
        <w:widowControl w:val="0"/>
        <w:kinsoku/>
        <w:wordWrap/>
        <w:overflowPunct/>
        <w:topLinePunct w:val="0"/>
        <w:autoSpaceDE/>
        <w:autoSpaceDN/>
        <w:bidi w:val="0"/>
        <w:snapToGrid w:val="0"/>
        <w:spacing w:line="440" w:lineRule="exact"/>
        <w:textAlignment w:val="auto"/>
        <w:outlineLvl w:val="0"/>
        <w:rPr>
          <w:rFonts w:hint="eastAsia" w:ascii="仿宋" w:hAnsi="仿宋" w:eastAsia="仿宋" w:cs="仿宋"/>
          <w:b/>
          <w:color w:val="000000"/>
          <w:sz w:val="24"/>
          <w:szCs w:val="24"/>
        </w:rPr>
      </w:pPr>
      <w:r>
        <w:rPr>
          <w:rFonts w:hint="eastAsia" w:ascii="仿宋" w:hAnsi="仿宋" w:eastAsia="仿宋" w:cs="仿宋"/>
          <w:b/>
          <w:color w:val="000000"/>
          <w:sz w:val="24"/>
          <w:szCs w:val="24"/>
        </w:rPr>
        <w:t>第</w:t>
      </w:r>
      <w:r>
        <w:rPr>
          <w:rFonts w:hint="eastAsia" w:ascii="仿宋" w:hAnsi="仿宋" w:eastAsia="仿宋" w:cs="仿宋"/>
          <w:b/>
          <w:color w:val="000000"/>
          <w:sz w:val="24"/>
          <w:szCs w:val="24"/>
          <w:lang w:val="en-US" w:eastAsia="zh-CN"/>
        </w:rPr>
        <w:t>九</w:t>
      </w:r>
      <w:r>
        <w:rPr>
          <w:rFonts w:hint="eastAsia" w:ascii="仿宋" w:hAnsi="仿宋" w:eastAsia="仿宋" w:cs="仿宋"/>
          <w:b/>
          <w:color w:val="000000"/>
          <w:sz w:val="24"/>
          <w:szCs w:val="24"/>
        </w:rPr>
        <w:t>条  预付款数额</w:t>
      </w:r>
    </w:p>
    <w:p>
      <w:pPr>
        <w:keepNext w:val="0"/>
        <w:keepLines w:val="0"/>
        <w:pageBreakBefore w:val="0"/>
        <w:widowControl w:val="0"/>
        <w:kinsoku/>
        <w:wordWrap/>
        <w:overflowPunct/>
        <w:topLinePunct w:val="0"/>
        <w:autoSpaceDE/>
        <w:autoSpaceDN/>
        <w:bidi w:val="0"/>
        <w:snapToGrid w:val="0"/>
        <w:spacing w:line="440" w:lineRule="exact"/>
        <w:ind w:left="239" w:leftChars="114" w:firstLine="480" w:firstLineChars="200"/>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highlight w:val="none"/>
          <w:lang w:val="en-US" w:eastAsia="zh-CN"/>
        </w:rPr>
        <w:t>本合同生效后 30 日内，卖方向买方开具金额为合同总额 10% 的履约保函。买方向卖方支付合同总额 10% 作为预付款，金额人民币￥____元；卖方应向买方开具等额增值税发票。</w:t>
      </w:r>
    </w:p>
    <w:p>
      <w:pPr>
        <w:keepNext w:val="0"/>
        <w:keepLines w:val="0"/>
        <w:pageBreakBefore w:val="0"/>
        <w:widowControl w:val="0"/>
        <w:kinsoku/>
        <w:wordWrap/>
        <w:overflowPunct/>
        <w:topLinePunct w:val="0"/>
        <w:autoSpaceDE/>
        <w:autoSpaceDN/>
        <w:bidi w:val="0"/>
        <w:snapToGrid w:val="0"/>
        <w:spacing w:line="440" w:lineRule="exact"/>
        <w:textAlignment w:val="auto"/>
        <w:outlineLvl w:val="0"/>
        <w:rPr>
          <w:rFonts w:hint="eastAsia" w:ascii="仿宋" w:hAnsi="仿宋" w:eastAsia="仿宋" w:cs="仿宋"/>
          <w:b/>
          <w:color w:val="000000"/>
          <w:sz w:val="24"/>
          <w:szCs w:val="24"/>
        </w:rPr>
      </w:pPr>
      <w:r>
        <w:rPr>
          <w:rFonts w:hint="eastAsia" w:ascii="仿宋" w:hAnsi="仿宋" w:eastAsia="仿宋" w:cs="仿宋"/>
          <w:b/>
          <w:color w:val="000000"/>
          <w:sz w:val="24"/>
          <w:szCs w:val="24"/>
        </w:rPr>
        <w:t>第</w:t>
      </w:r>
      <w:r>
        <w:rPr>
          <w:rFonts w:hint="eastAsia" w:ascii="仿宋" w:hAnsi="仿宋" w:eastAsia="仿宋" w:cs="仿宋"/>
          <w:b/>
          <w:color w:val="000000"/>
          <w:sz w:val="24"/>
          <w:szCs w:val="24"/>
          <w:lang w:val="en-US" w:eastAsia="zh-CN"/>
        </w:rPr>
        <w:t>十</w:t>
      </w:r>
      <w:r>
        <w:rPr>
          <w:rFonts w:hint="eastAsia" w:ascii="仿宋" w:hAnsi="仿宋" w:eastAsia="仿宋" w:cs="仿宋"/>
          <w:b/>
          <w:color w:val="000000"/>
          <w:sz w:val="24"/>
          <w:szCs w:val="24"/>
        </w:rPr>
        <w:t>条  结算条件、</w:t>
      </w:r>
      <w:r>
        <w:rPr>
          <w:rFonts w:hint="eastAsia" w:ascii="仿宋" w:hAnsi="仿宋" w:eastAsia="仿宋" w:cs="仿宋"/>
          <w:b/>
          <w:color w:val="000000"/>
          <w:sz w:val="24"/>
          <w:szCs w:val="24"/>
          <w:lang w:val="en-US" w:eastAsia="zh-CN"/>
        </w:rPr>
        <w:t>支付</w:t>
      </w:r>
      <w:r>
        <w:rPr>
          <w:rFonts w:hint="eastAsia" w:ascii="仿宋" w:hAnsi="仿宋" w:eastAsia="仿宋" w:cs="仿宋"/>
          <w:b/>
          <w:color w:val="000000"/>
          <w:sz w:val="24"/>
          <w:szCs w:val="24"/>
        </w:rPr>
        <w:t>期限及方式</w:t>
      </w:r>
    </w:p>
    <w:p>
      <w:pPr>
        <w:keepNext w:val="0"/>
        <w:keepLines w:val="0"/>
        <w:pageBreakBefore w:val="0"/>
        <w:widowControl w:val="0"/>
        <w:kinsoku/>
        <w:wordWrap/>
        <w:overflowPunct/>
        <w:topLinePunct w:val="0"/>
        <w:autoSpaceDE/>
        <w:autoSpaceDN/>
        <w:bidi w:val="0"/>
        <w:snapToGrid w:val="0"/>
        <w:spacing w:line="440" w:lineRule="exact"/>
        <w:ind w:firstLine="480"/>
        <w:textAlignment w:val="auto"/>
        <w:rPr>
          <w:rFonts w:hint="eastAsia" w:ascii="仿宋" w:hAnsi="仿宋" w:eastAsia="仿宋" w:cs="仿宋"/>
          <w:strike w:val="0"/>
          <w:dstrike w:val="0"/>
          <w:color w:val="000000"/>
          <w:sz w:val="24"/>
          <w:szCs w:val="24"/>
          <w:highlight w:val="none"/>
          <w:lang w:eastAsia="zh-CN"/>
        </w:rPr>
      </w:pPr>
      <w:r>
        <w:rPr>
          <w:rFonts w:hint="eastAsia" w:ascii="仿宋" w:hAnsi="仿宋" w:eastAsia="仿宋" w:cs="仿宋"/>
          <w:strike w:val="0"/>
          <w:dstrike w:val="0"/>
          <w:color w:val="000000"/>
          <w:sz w:val="24"/>
          <w:szCs w:val="24"/>
          <w:highlight w:val="none"/>
          <w:lang w:val="en-US" w:eastAsia="zh-CN"/>
        </w:rPr>
        <w:t>1.</w:t>
      </w:r>
      <w:r>
        <w:rPr>
          <w:rFonts w:hint="eastAsia" w:ascii="仿宋" w:hAnsi="仿宋" w:eastAsia="仿宋" w:cs="仿宋"/>
          <w:strike w:val="0"/>
          <w:dstrike w:val="0"/>
          <w:color w:val="000000"/>
          <w:sz w:val="24"/>
          <w:szCs w:val="24"/>
          <w:highlight w:val="none"/>
        </w:rPr>
        <w:t>结算前置条件</w:t>
      </w:r>
      <w:r>
        <w:rPr>
          <w:rFonts w:hint="eastAsia" w:ascii="仿宋" w:hAnsi="仿宋" w:eastAsia="仿宋" w:cs="仿宋"/>
          <w:strike w:val="0"/>
          <w:dstrike w:val="0"/>
          <w:color w:val="000000"/>
          <w:sz w:val="24"/>
          <w:szCs w:val="24"/>
          <w:highlight w:val="none"/>
          <w:lang w:eastAsia="zh-CN"/>
        </w:rPr>
        <w:t>：</w:t>
      </w:r>
    </w:p>
    <w:p>
      <w:pPr>
        <w:keepNext w:val="0"/>
        <w:keepLines w:val="0"/>
        <w:pageBreakBefore w:val="0"/>
        <w:widowControl w:val="0"/>
        <w:kinsoku/>
        <w:wordWrap/>
        <w:overflowPunct/>
        <w:topLinePunct w:val="0"/>
        <w:autoSpaceDE/>
        <w:autoSpaceDN/>
        <w:bidi w:val="0"/>
        <w:snapToGrid w:val="0"/>
        <w:spacing w:line="440" w:lineRule="exact"/>
        <w:ind w:firstLine="480"/>
        <w:textAlignment w:val="auto"/>
        <w:rPr>
          <w:rFonts w:hint="eastAsia" w:ascii="仿宋" w:hAnsi="仿宋" w:eastAsia="仿宋" w:cs="仿宋"/>
          <w:strike w:val="0"/>
          <w:dstrike w:val="0"/>
          <w:color w:val="000000"/>
          <w:sz w:val="24"/>
          <w:szCs w:val="24"/>
          <w:highlight w:val="none"/>
        </w:rPr>
      </w:pPr>
      <w:r>
        <w:rPr>
          <w:rFonts w:hint="eastAsia" w:ascii="仿宋" w:hAnsi="仿宋" w:eastAsia="仿宋" w:cs="仿宋"/>
          <w:strike w:val="0"/>
          <w:dstrike w:val="0"/>
          <w:color w:val="000000"/>
          <w:sz w:val="24"/>
          <w:szCs w:val="24"/>
          <w:highlight w:val="none"/>
        </w:rPr>
        <w:t>买方办理各节点款项支付的前提：设备数量、质量验收合格，且卖方已按对应付款节点要求提交相应保函</w:t>
      </w:r>
      <w:r>
        <w:rPr>
          <w:rFonts w:hint="eastAsia" w:ascii="仿宋" w:hAnsi="仿宋" w:eastAsia="仿宋" w:cs="仿宋"/>
          <w:strike w:val="0"/>
          <w:dstrike w:val="0"/>
          <w:color w:val="000000"/>
          <w:sz w:val="24"/>
          <w:szCs w:val="24"/>
          <w:highlight w:val="none"/>
          <w:lang w:val="en-US" w:eastAsia="zh-CN"/>
        </w:rPr>
        <w:t>或</w:t>
      </w:r>
      <w:r>
        <w:rPr>
          <w:rFonts w:hint="eastAsia" w:ascii="仿宋" w:hAnsi="仿宋" w:eastAsia="仿宋" w:cs="仿宋"/>
          <w:strike w:val="0"/>
          <w:dstrike w:val="0"/>
          <w:color w:val="000000"/>
          <w:sz w:val="24"/>
          <w:szCs w:val="24"/>
          <w:highlight w:val="none"/>
        </w:rPr>
        <w:t>等额增值税专用发票</w:t>
      </w:r>
      <w:r>
        <w:rPr>
          <w:rFonts w:hint="eastAsia" w:ascii="仿宋" w:hAnsi="仿宋" w:eastAsia="仿宋" w:cs="仿宋"/>
          <w:strike w:val="0"/>
          <w:dstrike w:val="0"/>
          <w:color w:val="000000"/>
          <w:sz w:val="24"/>
          <w:szCs w:val="24"/>
          <w:highlight w:val="none"/>
          <w:lang w:val="en-US" w:eastAsia="zh-CN"/>
        </w:rPr>
        <w:t>后，方可办理合同结算</w:t>
      </w:r>
      <w:r>
        <w:rPr>
          <w:rFonts w:hint="eastAsia" w:ascii="仿宋" w:hAnsi="仿宋" w:eastAsia="仿宋" w:cs="仿宋"/>
          <w:strike w:val="0"/>
          <w:dstrike w:val="0"/>
          <w:color w:val="000000"/>
          <w:sz w:val="24"/>
          <w:szCs w:val="24"/>
          <w:highlight w:val="none"/>
        </w:rPr>
        <w:t>。</w:t>
      </w:r>
    </w:p>
    <w:p>
      <w:pPr>
        <w:keepNext w:val="0"/>
        <w:keepLines w:val="0"/>
        <w:pageBreakBefore w:val="0"/>
        <w:widowControl w:val="0"/>
        <w:kinsoku/>
        <w:wordWrap/>
        <w:overflowPunct/>
        <w:topLinePunct w:val="0"/>
        <w:autoSpaceDE/>
        <w:autoSpaceDN/>
        <w:bidi w:val="0"/>
        <w:snapToGrid w:val="0"/>
        <w:spacing w:line="440" w:lineRule="exact"/>
        <w:ind w:firstLine="480" w:firstLineChars="200"/>
        <w:textAlignment w:val="auto"/>
        <w:rPr>
          <w:rFonts w:hint="eastAsia" w:ascii="仿宋" w:hAnsi="仿宋" w:eastAsia="仿宋" w:cs="仿宋"/>
          <w:color w:val="000000"/>
          <w:sz w:val="24"/>
          <w:szCs w:val="24"/>
          <w:highlight w:val="none"/>
        </w:rPr>
      </w:pPr>
      <w:r>
        <w:rPr>
          <w:rFonts w:hint="eastAsia" w:ascii="仿宋" w:hAnsi="仿宋" w:eastAsia="仿宋" w:cs="仿宋"/>
          <w:color w:val="000000"/>
          <w:sz w:val="24"/>
          <w:szCs w:val="24"/>
        </w:rPr>
        <w:t>2．</w:t>
      </w:r>
      <w:r>
        <w:rPr>
          <w:rFonts w:hint="eastAsia" w:ascii="仿宋" w:hAnsi="仿宋" w:eastAsia="仿宋" w:cs="仿宋"/>
          <w:color w:val="000000"/>
          <w:sz w:val="24"/>
          <w:szCs w:val="24"/>
          <w:highlight w:val="none"/>
          <w:lang w:val="en-US" w:eastAsia="zh-CN"/>
        </w:rPr>
        <w:t>各节点支付约定</w:t>
      </w:r>
      <w:r>
        <w:rPr>
          <w:rFonts w:hint="eastAsia" w:ascii="仿宋" w:hAnsi="仿宋" w:eastAsia="仿宋" w:cs="仿宋"/>
          <w:color w:val="000000"/>
          <w:sz w:val="24"/>
          <w:szCs w:val="24"/>
          <w:highlight w:val="none"/>
        </w:rPr>
        <w:t>：</w:t>
      </w:r>
    </w:p>
    <w:p>
      <w:pPr>
        <w:keepNext w:val="0"/>
        <w:keepLines w:val="0"/>
        <w:pageBreakBefore w:val="0"/>
        <w:widowControl w:val="0"/>
        <w:kinsoku/>
        <w:wordWrap/>
        <w:overflowPunct/>
        <w:topLinePunct w:val="0"/>
        <w:autoSpaceDE/>
        <w:autoSpaceDN/>
        <w:bidi w:val="0"/>
        <w:snapToGrid w:val="0"/>
        <w:spacing w:line="440" w:lineRule="exact"/>
        <w:ind w:firstLine="630"/>
        <w:textAlignment w:val="auto"/>
        <w:rPr>
          <w:rFonts w:hint="eastAsia" w:ascii="仿宋" w:hAnsi="仿宋" w:eastAsia="仿宋" w:cs="仿宋"/>
          <w:color w:val="000000"/>
          <w:sz w:val="24"/>
          <w:szCs w:val="24"/>
          <w:highlight w:val="none"/>
          <w:lang w:val="en-US" w:eastAsia="zh-CN"/>
        </w:rPr>
      </w:pPr>
      <w:r>
        <w:rPr>
          <w:rFonts w:hint="eastAsia" w:ascii="仿宋" w:hAnsi="仿宋" w:eastAsia="仿宋" w:cs="仿宋"/>
          <w:color w:val="000000"/>
          <w:sz w:val="24"/>
          <w:szCs w:val="24"/>
          <w:highlight w:val="none"/>
          <w:lang w:val="en-US" w:eastAsia="zh-CN"/>
        </w:rPr>
        <w:t>2.1 投料款：以“买方书面发货通知下达之日”或“合同约定交货日期”前90日，二者以先到时间为付款节点，买方向卖方支付该批次货款总额 20% 投料款，金额￥____元；卖方提供等额增值税发票。</w:t>
      </w:r>
    </w:p>
    <w:p>
      <w:pPr>
        <w:keepNext w:val="0"/>
        <w:keepLines w:val="0"/>
        <w:pageBreakBefore w:val="0"/>
        <w:widowControl w:val="0"/>
        <w:kinsoku/>
        <w:wordWrap/>
        <w:overflowPunct/>
        <w:topLinePunct w:val="0"/>
        <w:autoSpaceDE/>
        <w:autoSpaceDN/>
        <w:bidi w:val="0"/>
        <w:snapToGrid w:val="0"/>
        <w:spacing w:line="440" w:lineRule="exact"/>
        <w:ind w:firstLine="630"/>
        <w:textAlignment w:val="auto"/>
        <w:rPr>
          <w:rFonts w:hint="eastAsia" w:ascii="仿宋" w:hAnsi="仿宋" w:eastAsia="仿宋" w:cs="仿宋"/>
          <w:color w:val="000000"/>
          <w:sz w:val="24"/>
          <w:szCs w:val="24"/>
          <w:highlight w:val="none"/>
          <w:lang w:val="en-US" w:eastAsia="zh-CN"/>
        </w:rPr>
      </w:pPr>
      <w:r>
        <w:rPr>
          <w:rFonts w:hint="eastAsia" w:ascii="仿宋" w:hAnsi="仿宋" w:eastAsia="仿宋" w:cs="仿宋"/>
          <w:color w:val="000000"/>
          <w:sz w:val="24"/>
          <w:szCs w:val="24"/>
          <w:highlight w:val="none"/>
          <w:lang w:val="en-US" w:eastAsia="zh-CN"/>
        </w:rPr>
        <w:t>2.2 发货款：以“买方书面发货通知下达之日”或“合同约定交货日期”前 10 日，二者以先到时间为付款节点，买方向卖方支付该批次货款总额 30% 发货款，金额￥____元；卖方提供等额增值税发票。</w:t>
      </w:r>
    </w:p>
    <w:p>
      <w:pPr>
        <w:keepNext w:val="0"/>
        <w:keepLines w:val="0"/>
        <w:pageBreakBefore w:val="0"/>
        <w:widowControl w:val="0"/>
        <w:kinsoku/>
        <w:wordWrap/>
        <w:overflowPunct/>
        <w:topLinePunct w:val="0"/>
        <w:autoSpaceDE/>
        <w:autoSpaceDN/>
        <w:bidi w:val="0"/>
        <w:snapToGrid w:val="0"/>
        <w:spacing w:line="440" w:lineRule="exact"/>
        <w:ind w:firstLine="630"/>
        <w:textAlignment w:val="auto"/>
        <w:rPr>
          <w:rFonts w:hint="eastAsia" w:ascii="仿宋" w:hAnsi="仿宋" w:eastAsia="仿宋" w:cs="仿宋"/>
          <w:color w:val="000000"/>
          <w:sz w:val="24"/>
          <w:szCs w:val="24"/>
          <w:highlight w:val="none"/>
          <w:lang w:val="en-US" w:eastAsia="zh-CN"/>
        </w:rPr>
      </w:pPr>
      <w:r>
        <w:rPr>
          <w:rFonts w:hint="eastAsia" w:ascii="仿宋" w:hAnsi="仿宋" w:eastAsia="仿宋" w:cs="仿宋"/>
          <w:color w:val="000000"/>
          <w:sz w:val="24"/>
          <w:szCs w:val="24"/>
          <w:highlight w:val="none"/>
          <w:lang w:val="en-US" w:eastAsia="zh-CN"/>
        </w:rPr>
        <w:t>2.3 到货款：以“设备全部到货验收后 30日”或“设备全部到货现场后 60日”，二者以先到时间为付款节点，买方向卖方支付合同总额 20% 到货款，金额￥____元；卖方提供等额增值税发票。</w:t>
      </w:r>
    </w:p>
    <w:p>
      <w:pPr>
        <w:keepNext w:val="0"/>
        <w:keepLines w:val="0"/>
        <w:pageBreakBefore w:val="0"/>
        <w:widowControl w:val="0"/>
        <w:kinsoku/>
        <w:wordWrap/>
        <w:overflowPunct/>
        <w:topLinePunct w:val="0"/>
        <w:autoSpaceDE/>
        <w:autoSpaceDN/>
        <w:bidi w:val="0"/>
        <w:snapToGrid w:val="0"/>
        <w:spacing w:line="440" w:lineRule="exact"/>
        <w:ind w:firstLine="630"/>
        <w:textAlignment w:val="auto"/>
        <w:rPr>
          <w:rFonts w:hint="eastAsia" w:ascii="仿宋" w:hAnsi="仿宋" w:eastAsia="仿宋" w:cs="仿宋"/>
          <w:color w:val="000000"/>
          <w:sz w:val="24"/>
          <w:szCs w:val="24"/>
          <w:highlight w:val="none"/>
          <w:lang w:val="en-US" w:eastAsia="zh-CN"/>
        </w:rPr>
      </w:pPr>
      <w:r>
        <w:rPr>
          <w:rFonts w:hint="eastAsia" w:ascii="仿宋" w:hAnsi="仿宋" w:eastAsia="仿宋" w:cs="仿宋"/>
          <w:color w:val="000000"/>
          <w:sz w:val="24"/>
          <w:szCs w:val="24"/>
          <w:highlight w:val="none"/>
          <w:lang w:val="en-US" w:eastAsia="zh-CN"/>
        </w:rPr>
        <w:t>2.4 投运款：以“项目正式投运后 30日”或“设备全部到货现场后 90日”，二者以先到时间为付款节点，买方向卖方支付合同总额 17% 投运款，金额￥____元；卖方提供等额增值税发票。</w:t>
      </w:r>
    </w:p>
    <w:p>
      <w:pPr>
        <w:keepNext w:val="0"/>
        <w:keepLines w:val="0"/>
        <w:pageBreakBefore w:val="0"/>
        <w:widowControl w:val="0"/>
        <w:kinsoku/>
        <w:wordWrap/>
        <w:overflowPunct/>
        <w:topLinePunct w:val="0"/>
        <w:autoSpaceDE/>
        <w:autoSpaceDN/>
        <w:bidi w:val="0"/>
        <w:snapToGrid w:val="0"/>
        <w:spacing w:line="440" w:lineRule="exact"/>
        <w:ind w:firstLine="630"/>
        <w:textAlignment w:val="auto"/>
        <w:rPr>
          <w:rFonts w:hint="eastAsia" w:ascii="仿宋" w:hAnsi="仿宋" w:eastAsia="仿宋" w:cs="仿宋"/>
          <w:color w:val="000000"/>
          <w:sz w:val="24"/>
          <w:szCs w:val="24"/>
          <w:highlight w:val="none"/>
          <w:lang w:val="en-US" w:eastAsia="zh-CN"/>
        </w:rPr>
      </w:pPr>
      <w:r>
        <w:rPr>
          <w:rFonts w:hint="eastAsia" w:ascii="仿宋" w:hAnsi="仿宋" w:eastAsia="仿宋" w:cs="仿宋"/>
          <w:color w:val="000000"/>
          <w:sz w:val="24"/>
          <w:szCs w:val="24"/>
          <w:highlight w:val="none"/>
          <w:lang w:val="en-US" w:eastAsia="zh-CN"/>
        </w:rPr>
        <w:t>2.5 质保金：剩余合同结算总价 3% 作为质保金；质保金最迟付款期限为最后一批设备到货现场满 16 个月。买方收到卖方开具等额增值税发票后，买方30日内予以支付。双方另行约定：卖方可向买方开具合同总额 5% 质保保函，买方足额收到该质保保函后 30 日内，一次性全额支付质保金，不再预留质保金。</w:t>
      </w:r>
    </w:p>
    <w:p>
      <w:pPr>
        <w:keepNext w:val="0"/>
        <w:keepLines w:val="0"/>
        <w:pageBreakBefore w:val="0"/>
        <w:widowControl w:val="0"/>
        <w:kinsoku/>
        <w:wordWrap/>
        <w:overflowPunct/>
        <w:topLinePunct w:val="0"/>
        <w:autoSpaceDE/>
        <w:autoSpaceDN/>
        <w:bidi w:val="0"/>
        <w:snapToGrid w:val="0"/>
        <w:spacing w:line="440" w:lineRule="exact"/>
        <w:ind w:firstLine="630"/>
        <w:textAlignment w:val="auto"/>
        <w:rPr>
          <w:rFonts w:hint="eastAsia" w:ascii="仿宋" w:hAnsi="仿宋" w:eastAsia="仿宋" w:cs="仿宋"/>
          <w:color w:val="000000"/>
          <w:sz w:val="24"/>
          <w:szCs w:val="24"/>
          <w:lang w:val="en-US" w:eastAsia="zh-CN"/>
        </w:rPr>
      </w:pPr>
      <w:r>
        <w:rPr>
          <w:rFonts w:hint="eastAsia" w:ascii="仿宋" w:hAnsi="仿宋" w:eastAsia="仿宋" w:cs="仿宋"/>
          <w:color w:val="000000"/>
          <w:sz w:val="24"/>
          <w:szCs w:val="24"/>
          <w:highlight w:val="none"/>
          <w:lang w:val="en-US" w:eastAsia="zh-CN"/>
        </w:rPr>
        <w:t>3. 支付</w:t>
      </w:r>
      <w:r>
        <w:rPr>
          <w:rFonts w:hint="eastAsia" w:ascii="仿宋" w:hAnsi="仿宋" w:eastAsia="仿宋" w:cs="仿宋"/>
          <w:color w:val="000000"/>
          <w:sz w:val="24"/>
          <w:szCs w:val="24"/>
          <w:highlight w:val="none"/>
        </w:rPr>
        <w:t>方式：</w:t>
      </w:r>
      <w:r>
        <w:rPr>
          <w:rFonts w:hint="eastAsia" w:ascii="仿宋" w:hAnsi="仿宋" w:eastAsia="仿宋" w:cs="仿宋"/>
          <w:color w:val="000000"/>
          <w:sz w:val="24"/>
          <w:szCs w:val="24"/>
          <w:highlight w:val="none"/>
          <w:lang w:val="en-US" w:eastAsia="zh-CN"/>
        </w:rPr>
        <w:t>电汇</w:t>
      </w:r>
      <w:r>
        <w:rPr>
          <w:rFonts w:hint="eastAsia" w:ascii="仿宋" w:hAnsi="仿宋" w:eastAsia="仿宋" w:cs="仿宋"/>
          <w:color w:val="000000"/>
          <w:sz w:val="24"/>
          <w:szCs w:val="24"/>
          <w:highlight w:val="none"/>
        </w:rPr>
        <w:t>或</w:t>
      </w:r>
      <w:r>
        <w:rPr>
          <w:rFonts w:hint="eastAsia" w:ascii="仿宋" w:hAnsi="仿宋" w:eastAsia="仿宋" w:cs="仿宋"/>
          <w:color w:val="000000"/>
          <w:sz w:val="24"/>
          <w:szCs w:val="24"/>
          <w:highlight w:val="none"/>
          <w:lang w:val="en-US" w:eastAsia="zh-CN"/>
        </w:rPr>
        <w:t>银行</w:t>
      </w:r>
      <w:r>
        <w:rPr>
          <w:rFonts w:hint="eastAsia" w:ascii="仿宋" w:hAnsi="仿宋" w:eastAsia="仿宋" w:cs="仿宋"/>
          <w:color w:val="000000"/>
          <w:sz w:val="24"/>
          <w:szCs w:val="24"/>
          <w:highlight w:val="none"/>
        </w:rPr>
        <w:t>承兑</w:t>
      </w:r>
      <w:r>
        <w:rPr>
          <w:rFonts w:hint="eastAsia" w:ascii="仿宋" w:hAnsi="仿宋" w:eastAsia="仿宋" w:cs="仿宋"/>
          <w:color w:val="000000"/>
          <w:sz w:val="24"/>
          <w:szCs w:val="24"/>
          <w:highlight w:val="none"/>
          <w:lang w:val="en-US" w:eastAsia="zh-CN"/>
        </w:rPr>
        <w:t>支付</w:t>
      </w:r>
      <w:r>
        <w:rPr>
          <w:rFonts w:hint="eastAsia" w:ascii="仿宋" w:hAnsi="仿宋" w:eastAsia="仿宋" w:cs="仿宋"/>
          <w:color w:val="000000"/>
          <w:sz w:val="24"/>
          <w:szCs w:val="24"/>
          <w:highlight w:val="none"/>
        </w:rPr>
        <w:t>均可。</w:t>
      </w:r>
    </w:p>
    <w:p>
      <w:pPr>
        <w:keepNext w:val="0"/>
        <w:keepLines w:val="0"/>
        <w:pageBreakBefore w:val="0"/>
        <w:widowControl w:val="0"/>
        <w:kinsoku/>
        <w:wordWrap/>
        <w:overflowPunct/>
        <w:topLinePunct w:val="0"/>
        <w:autoSpaceDE/>
        <w:autoSpaceDN/>
        <w:bidi w:val="0"/>
        <w:snapToGrid w:val="0"/>
        <w:spacing w:line="440" w:lineRule="exact"/>
        <w:ind w:firstLine="630"/>
        <w:textAlignment w:val="auto"/>
        <w:rPr>
          <w:rFonts w:hint="eastAsia" w:ascii="仿宋" w:hAnsi="仿宋" w:eastAsia="仿宋" w:cs="仿宋"/>
          <w:color w:val="000000"/>
          <w:sz w:val="24"/>
          <w:szCs w:val="24"/>
          <w:highlight w:val="none"/>
          <w:lang w:val="en-US" w:eastAsia="zh-CN"/>
        </w:rPr>
      </w:pPr>
      <w:r>
        <w:rPr>
          <w:rFonts w:hint="eastAsia" w:ascii="仿宋" w:hAnsi="仿宋" w:eastAsia="仿宋" w:cs="仿宋"/>
          <w:color w:val="000000"/>
          <w:sz w:val="24"/>
          <w:szCs w:val="24"/>
          <w:lang w:val="en-US" w:eastAsia="zh-CN"/>
        </w:rPr>
        <w:t xml:space="preserve">4. </w:t>
      </w:r>
      <w:r>
        <w:rPr>
          <w:rFonts w:hint="eastAsia" w:ascii="仿宋" w:hAnsi="仿宋" w:eastAsia="仿宋" w:cs="仿宋"/>
          <w:color w:val="000000"/>
          <w:sz w:val="24"/>
          <w:szCs w:val="24"/>
          <w:highlight w:val="none"/>
          <w:lang w:val="en-US" w:eastAsia="zh-CN"/>
        </w:rPr>
        <w:t>本合同约定的除税单价不因国家税率变化而调整，如遇国家税率调整，则税额和价税合计金额作相应调整。</w:t>
      </w:r>
    </w:p>
    <w:p>
      <w:pPr>
        <w:keepNext w:val="0"/>
        <w:keepLines w:val="0"/>
        <w:pageBreakBefore w:val="0"/>
        <w:widowControl w:val="0"/>
        <w:kinsoku/>
        <w:wordWrap/>
        <w:overflowPunct/>
        <w:topLinePunct w:val="0"/>
        <w:autoSpaceDE/>
        <w:autoSpaceDN/>
        <w:bidi w:val="0"/>
        <w:snapToGrid w:val="0"/>
        <w:spacing w:line="440" w:lineRule="exact"/>
        <w:ind w:firstLine="630"/>
        <w:textAlignment w:val="auto"/>
        <w:rPr>
          <w:rFonts w:hint="eastAsia" w:ascii="仿宋" w:hAnsi="仿宋" w:eastAsia="仿宋" w:cs="仿宋"/>
          <w:color w:val="000000"/>
          <w:sz w:val="24"/>
          <w:szCs w:val="24"/>
          <w:highlight w:val="yellow"/>
        </w:rPr>
      </w:pPr>
      <w:r>
        <w:rPr>
          <w:rFonts w:hint="eastAsia" w:ascii="仿宋" w:hAnsi="仿宋" w:eastAsia="仿宋" w:cs="仿宋"/>
          <w:color w:val="000000"/>
          <w:sz w:val="24"/>
          <w:szCs w:val="24"/>
          <w:highlight w:val="none"/>
          <w:lang w:val="en-US" w:eastAsia="zh-CN"/>
        </w:rPr>
        <w:t>5</w:t>
      </w:r>
      <w:r>
        <w:rPr>
          <w:rFonts w:hint="eastAsia" w:ascii="仿宋" w:hAnsi="仿宋" w:eastAsia="仿宋" w:cs="仿宋"/>
          <w:color w:val="000000"/>
          <w:sz w:val="24"/>
          <w:szCs w:val="24"/>
          <w:highlight w:val="none"/>
        </w:rPr>
        <w:t>．如果买方丢失</w:t>
      </w:r>
      <w:r>
        <w:rPr>
          <w:rFonts w:hint="eastAsia" w:ascii="仿宋" w:hAnsi="仿宋" w:eastAsia="仿宋" w:cs="仿宋"/>
          <w:color w:val="000000"/>
          <w:sz w:val="24"/>
          <w:szCs w:val="24"/>
          <w:highlight w:val="none"/>
          <w:lang w:eastAsia="zh-CN"/>
        </w:rPr>
        <w:t>纸质</w:t>
      </w:r>
      <w:r>
        <w:rPr>
          <w:rFonts w:hint="eastAsia" w:ascii="仿宋" w:hAnsi="仿宋" w:eastAsia="仿宋" w:cs="仿宋"/>
          <w:color w:val="000000"/>
          <w:sz w:val="24"/>
          <w:szCs w:val="24"/>
          <w:highlight w:val="none"/>
        </w:rPr>
        <w:t>增值税专用发票</w:t>
      </w:r>
      <w:r>
        <w:rPr>
          <w:rFonts w:hint="eastAsia" w:ascii="仿宋" w:hAnsi="仿宋" w:eastAsia="仿宋" w:cs="仿宋"/>
          <w:color w:val="000000"/>
          <w:sz w:val="24"/>
          <w:szCs w:val="24"/>
          <w:highlight w:val="none"/>
          <w:lang w:eastAsia="zh-CN"/>
        </w:rPr>
        <w:t>的</w:t>
      </w:r>
      <w:r>
        <w:rPr>
          <w:rFonts w:hint="eastAsia" w:ascii="仿宋" w:hAnsi="仿宋" w:eastAsia="仿宋" w:cs="仿宋"/>
          <w:color w:val="000000"/>
          <w:sz w:val="24"/>
          <w:szCs w:val="24"/>
          <w:highlight w:val="none"/>
        </w:rPr>
        <w:t>发票联和抵扣联</w:t>
      </w:r>
      <w:r>
        <w:rPr>
          <w:rFonts w:hint="eastAsia" w:ascii="仿宋" w:hAnsi="仿宋" w:eastAsia="仿宋" w:cs="仿宋"/>
          <w:color w:val="000000"/>
          <w:sz w:val="24"/>
          <w:szCs w:val="24"/>
          <w:highlight w:val="none"/>
          <w:lang w:eastAsia="zh-CN"/>
        </w:rPr>
        <w:t>，或</w:t>
      </w:r>
      <w:r>
        <w:rPr>
          <w:rFonts w:hint="eastAsia" w:ascii="仿宋" w:hAnsi="仿宋" w:eastAsia="仿宋" w:cs="仿宋"/>
          <w:color w:val="000000"/>
          <w:sz w:val="24"/>
          <w:szCs w:val="24"/>
          <w:highlight w:val="none"/>
        </w:rPr>
        <w:t>丢失</w:t>
      </w:r>
      <w:r>
        <w:rPr>
          <w:rFonts w:hint="eastAsia" w:ascii="仿宋" w:hAnsi="仿宋" w:eastAsia="仿宋" w:cs="仿宋"/>
          <w:color w:val="000000"/>
          <w:sz w:val="24"/>
          <w:szCs w:val="24"/>
          <w:highlight w:val="none"/>
          <w:lang w:eastAsia="zh-CN"/>
        </w:rPr>
        <w:t>纸质</w:t>
      </w:r>
      <w:r>
        <w:rPr>
          <w:rFonts w:hint="eastAsia" w:ascii="仿宋" w:hAnsi="仿宋" w:eastAsia="仿宋" w:cs="仿宋"/>
          <w:color w:val="000000"/>
          <w:sz w:val="24"/>
          <w:szCs w:val="24"/>
          <w:highlight w:val="none"/>
        </w:rPr>
        <w:t>增值税普通发票</w:t>
      </w:r>
      <w:r>
        <w:rPr>
          <w:rFonts w:hint="eastAsia" w:ascii="仿宋" w:hAnsi="仿宋" w:eastAsia="仿宋" w:cs="仿宋"/>
          <w:color w:val="000000"/>
          <w:sz w:val="24"/>
          <w:szCs w:val="24"/>
          <w:highlight w:val="none"/>
          <w:lang w:eastAsia="zh-CN"/>
        </w:rPr>
        <w:t>，</w:t>
      </w:r>
      <w:r>
        <w:rPr>
          <w:rFonts w:hint="eastAsia" w:ascii="仿宋" w:hAnsi="仿宋" w:eastAsia="仿宋" w:cs="仿宋"/>
          <w:color w:val="000000"/>
          <w:sz w:val="24"/>
          <w:szCs w:val="24"/>
          <w:highlight w:val="none"/>
        </w:rPr>
        <w:t>卖方须向买方提供该发票的记账联复印件并在复印件上加盖卖方发票专用章。</w:t>
      </w:r>
    </w:p>
    <w:p>
      <w:pPr>
        <w:keepNext w:val="0"/>
        <w:keepLines w:val="0"/>
        <w:pageBreakBefore w:val="0"/>
        <w:widowControl w:val="0"/>
        <w:kinsoku/>
        <w:wordWrap/>
        <w:overflowPunct/>
        <w:topLinePunct w:val="0"/>
        <w:autoSpaceDE/>
        <w:autoSpaceDN/>
        <w:bidi w:val="0"/>
        <w:snapToGrid w:val="0"/>
        <w:spacing w:line="440" w:lineRule="exact"/>
        <w:ind w:firstLine="630"/>
        <w:textAlignment w:val="auto"/>
        <w:rPr>
          <w:rFonts w:hint="eastAsia" w:ascii="仿宋" w:hAnsi="仿宋" w:eastAsia="仿宋" w:cs="仿宋"/>
          <w:bCs/>
          <w:color w:val="000000"/>
          <w:sz w:val="24"/>
          <w:szCs w:val="24"/>
        </w:rPr>
      </w:pPr>
      <w:r>
        <w:rPr>
          <w:rFonts w:hint="eastAsia" w:ascii="仿宋" w:hAnsi="仿宋" w:eastAsia="仿宋" w:cs="仿宋"/>
          <w:color w:val="000000"/>
          <w:sz w:val="24"/>
          <w:szCs w:val="24"/>
          <w:lang w:val="en-US" w:eastAsia="zh-CN"/>
        </w:rPr>
        <w:t>6</w:t>
      </w:r>
      <w:r>
        <w:rPr>
          <w:rFonts w:hint="eastAsia" w:ascii="仿宋" w:hAnsi="仿宋" w:eastAsia="仿宋" w:cs="仿宋"/>
          <w:color w:val="000000"/>
          <w:sz w:val="24"/>
          <w:szCs w:val="24"/>
        </w:rPr>
        <w:t>.如果卖方提供的增值税 [</w:t>
      </w:r>
      <w:r>
        <w:rPr>
          <w:rFonts w:hint="eastAsia" w:ascii="仿宋" w:hAnsi="仿宋" w:eastAsia="仿宋" w:cs="仿宋"/>
          <w:color w:val="000000"/>
          <w:sz w:val="24"/>
          <w:szCs w:val="24"/>
          <w:lang w:val="en-US" w:eastAsia="zh-CN"/>
        </w:rPr>
        <w:t xml:space="preserve"> 专用 </w:t>
      </w:r>
      <w:r>
        <w:rPr>
          <w:rFonts w:hint="eastAsia" w:ascii="仿宋" w:hAnsi="仿宋" w:eastAsia="仿宋" w:cs="仿宋"/>
          <w:color w:val="000000"/>
          <w:sz w:val="24"/>
          <w:szCs w:val="24"/>
        </w:rPr>
        <w:t xml:space="preserve">]发票是虚假的，一切法律责任及给买方造成的损失全部由卖方承担，卖方必须无条件的向买方重新开具合法、有效的增值税[ </w:t>
      </w:r>
      <w:r>
        <w:rPr>
          <w:rFonts w:hint="eastAsia" w:ascii="仿宋" w:hAnsi="仿宋" w:eastAsia="仿宋" w:cs="仿宋"/>
          <w:color w:val="000000"/>
          <w:sz w:val="24"/>
          <w:szCs w:val="24"/>
          <w:lang w:val="en-US" w:eastAsia="zh-CN"/>
        </w:rPr>
        <w:t>专用</w:t>
      </w:r>
      <w:r>
        <w:rPr>
          <w:rFonts w:hint="eastAsia" w:ascii="仿宋" w:hAnsi="仿宋" w:eastAsia="仿宋" w:cs="仿宋"/>
          <w:color w:val="000000"/>
          <w:sz w:val="24"/>
          <w:szCs w:val="24"/>
        </w:rPr>
        <w:t xml:space="preserve"> ]发票。</w:t>
      </w:r>
      <w:r>
        <w:rPr>
          <w:rFonts w:hint="eastAsia" w:ascii="仿宋" w:hAnsi="仿宋" w:eastAsia="仿宋" w:cs="仿宋"/>
          <w:bCs/>
          <w:color w:val="000000"/>
          <w:sz w:val="24"/>
          <w:szCs w:val="24"/>
        </w:rPr>
        <w:t xml:space="preserve">                    </w:t>
      </w:r>
    </w:p>
    <w:p>
      <w:pPr>
        <w:keepNext w:val="0"/>
        <w:keepLines w:val="0"/>
        <w:pageBreakBefore w:val="0"/>
        <w:widowControl w:val="0"/>
        <w:kinsoku/>
        <w:wordWrap/>
        <w:overflowPunct/>
        <w:topLinePunct w:val="0"/>
        <w:autoSpaceDE/>
        <w:autoSpaceDN/>
        <w:bidi w:val="0"/>
        <w:snapToGrid w:val="0"/>
        <w:spacing w:line="440" w:lineRule="exact"/>
        <w:textAlignment w:val="auto"/>
        <w:outlineLvl w:val="0"/>
        <w:rPr>
          <w:rFonts w:hint="eastAsia" w:ascii="仿宋" w:hAnsi="仿宋" w:eastAsia="仿宋" w:cs="仿宋"/>
          <w:b/>
          <w:color w:val="000000"/>
          <w:sz w:val="24"/>
          <w:szCs w:val="24"/>
        </w:rPr>
      </w:pPr>
      <w:r>
        <w:rPr>
          <w:rFonts w:hint="eastAsia" w:ascii="仿宋" w:hAnsi="仿宋" w:eastAsia="仿宋" w:cs="仿宋"/>
          <w:b/>
          <w:color w:val="000000"/>
          <w:sz w:val="24"/>
          <w:szCs w:val="24"/>
        </w:rPr>
        <w:t>第十</w:t>
      </w:r>
      <w:r>
        <w:rPr>
          <w:rFonts w:hint="eastAsia" w:ascii="仿宋" w:hAnsi="仿宋" w:eastAsia="仿宋" w:cs="仿宋"/>
          <w:b/>
          <w:color w:val="000000"/>
          <w:sz w:val="24"/>
          <w:szCs w:val="24"/>
          <w:lang w:val="en-US" w:eastAsia="zh-CN"/>
        </w:rPr>
        <w:t>一</w:t>
      </w:r>
      <w:r>
        <w:rPr>
          <w:rFonts w:hint="eastAsia" w:ascii="仿宋" w:hAnsi="仿宋" w:eastAsia="仿宋" w:cs="仿宋"/>
          <w:b/>
          <w:color w:val="000000"/>
          <w:sz w:val="24"/>
          <w:szCs w:val="24"/>
        </w:rPr>
        <w:t>条  买方的违约责任</w:t>
      </w:r>
    </w:p>
    <w:p>
      <w:pPr>
        <w:keepNext w:val="0"/>
        <w:keepLines w:val="0"/>
        <w:pageBreakBefore w:val="0"/>
        <w:widowControl w:val="0"/>
        <w:kinsoku/>
        <w:wordWrap/>
        <w:overflowPunct/>
        <w:topLinePunct w:val="0"/>
        <w:autoSpaceDE/>
        <w:autoSpaceDN/>
        <w:bidi w:val="0"/>
        <w:snapToGrid w:val="0"/>
        <w:spacing w:line="440" w:lineRule="exact"/>
        <w:ind w:firstLine="630"/>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1．买方违反合同约定拒绝</w:t>
      </w:r>
      <w:r>
        <w:rPr>
          <w:rFonts w:hint="eastAsia" w:ascii="仿宋" w:hAnsi="仿宋" w:eastAsia="仿宋" w:cs="仿宋"/>
          <w:color w:val="000000"/>
          <w:sz w:val="24"/>
          <w:szCs w:val="24"/>
          <w:lang w:eastAsia="zh-CN"/>
        </w:rPr>
        <w:t>接收设备</w:t>
      </w:r>
      <w:r>
        <w:rPr>
          <w:rFonts w:hint="eastAsia" w:ascii="仿宋" w:hAnsi="仿宋" w:eastAsia="仿宋" w:cs="仿宋"/>
          <w:color w:val="000000"/>
          <w:sz w:val="24"/>
          <w:szCs w:val="24"/>
        </w:rPr>
        <w:t>的，</w:t>
      </w:r>
      <w:r>
        <w:rPr>
          <w:rFonts w:hint="eastAsia" w:ascii="仿宋" w:hAnsi="仿宋" w:eastAsia="仿宋" w:cs="仿宋"/>
          <w:color w:val="000000"/>
          <w:sz w:val="24"/>
          <w:szCs w:val="24"/>
          <w:lang w:eastAsia="zh-CN"/>
        </w:rPr>
        <w:t>买方</w:t>
      </w:r>
      <w:r>
        <w:rPr>
          <w:rFonts w:hint="eastAsia" w:ascii="仿宋" w:hAnsi="仿宋" w:eastAsia="仿宋" w:cs="仿宋"/>
          <w:color w:val="000000"/>
          <w:sz w:val="24"/>
          <w:szCs w:val="24"/>
        </w:rPr>
        <w:t>应当承担由此给卖方造成的直接损失。</w:t>
      </w:r>
    </w:p>
    <w:p>
      <w:pPr>
        <w:keepNext w:val="0"/>
        <w:keepLines w:val="0"/>
        <w:pageBreakBefore w:val="0"/>
        <w:widowControl w:val="0"/>
        <w:kinsoku/>
        <w:wordWrap/>
        <w:overflowPunct/>
        <w:topLinePunct w:val="0"/>
        <w:autoSpaceDE/>
        <w:autoSpaceDN/>
        <w:bidi w:val="0"/>
        <w:snapToGrid w:val="0"/>
        <w:spacing w:line="440" w:lineRule="exact"/>
        <w:ind w:firstLine="630"/>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2．由于买方原因致使卖方错填到货地点或收货人，由此给卖方造成的直接损失由买方承担。</w:t>
      </w:r>
    </w:p>
    <w:p>
      <w:pPr>
        <w:keepNext w:val="0"/>
        <w:keepLines w:val="0"/>
        <w:pageBreakBefore w:val="0"/>
        <w:widowControl w:val="0"/>
        <w:kinsoku/>
        <w:wordWrap/>
        <w:overflowPunct/>
        <w:topLinePunct w:val="0"/>
        <w:autoSpaceDE/>
        <w:autoSpaceDN/>
        <w:bidi w:val="0"/>
        <w:snapToGrid w:val="0"/>
        <w:spacing w:line="440" w:lineRule="exact"/>
        <w:ind w:firstLine="630"/>
        <w:textAlignment w:val="auto"/>
        <w:rPr>
          <w:rFonts w:hint="eastAsia" w:ascii="仿宋" w:hAnsi="仿宋" w:eastAsia="仿宋" w:cs="仿宋"/>
          <w:color w:val="000000"/>
          <w:sz w:val="24"/>
          <w:szCs w:val="24"/>
          <w:lang w:val="en-US" w:eastAsia="zh-CN"/>
        </w:rPr>
      </w:pPr>
      <w:r>
        <w:rPr>
          <w:rFonts w:hint="eastAsia" w:ascii="仿宋" w:hAnsi="仿宋" w:eastAsia="仿宋" w:cs="仿宋"/>
          <w:color w:val="000000"/>
          <w:sz w:val="24"/>
          <w:szCs w:val="24"/>
          <w:lang w:val="en-US" w:eastAsia="zh-CN"/>
        </w:rPr>
        <w:t>3. 如买方未按时收取合同货物的，每逾期一周，应向卖方支付合同总价款的</w:t>
      </w:r>
      <w:r>
        <w:rPr>
          <w:rFonts w:hint="eastAsia" w:ascii="仿宋" w:hAnsi="仿宋" w:eastAsia="仿宋" w:cs="仿宋"/>
          <w:color w:val="000000"/>
          <w:sz w:val="24"/>
          <w:szCs w:val="24"/>
        </w:rPr>
        <w:t>[</w:t>
      </w:r>
      <w:r>
        <w:rPr>
          <w:rFonts w:hint="eastAsia" w:ascii="仿宋" w:hAnsi="仿宋" w:eastAsia="仿宋" w:cs="仿宋"/>
          <w:color w:val="000000"/>
          <w:sz w:val="24"/>
          <w:szCs w:val="24"/>
          <w:shd w:val="pct5" w:color="auto" w:fill="FFFFFF"/>
        </w:rPr>
        <w:t xml:space="preserve"> </w:t>
      </w:r>
      <w:r>
        <w:rPr>
          <w:rFonts w:hint="eastAsia" w:ascii="仿宋" w:hAnsi="仿宋" w:eastAsia="仿宋" w:cs="仿宋"/>
          <w:color w:val="000000"/>
          <w:sz w:val="24"/>
          <w:szCs w:val="24"/>
          <w:shd w:val="pct5" w:color="auto" w:fill="FFFFFF"/>
          <w:lang w:val="en-US" w:eastAsia="zh-CN"/>
        </w:rPr>
        <w:t>0.1</w:t>
      </w:r>
      <w:r>
        <w:rPr>
          <w:rFonts w:hint="eastAsia" w:ascii="仿宋" w:hAnsi="仿宋" w:eastAsia="仿宋" w:cs="仿宋"/>
          <w:color w:val="000000"/>
          <w:sz w:val="24"/>
          <w:szCs w:val="24"/>
          <w:shd w:val="pct5" w:color="auto" w:fill="FFFFFF"/>
        </w:rPr>
        <w:t xml:space="preserve"> </w:t>
      </w:r>
      <w:r>
        <w:rPr>
          <w:rFonts w:hint="eastAsia" w:ascii="仿宋" w:hAnsi="仿宋" w:eastAsia="仿宋" w:cs="仿宋"/>
          <w:color w:val="000000"/>
          <w:sz w:val="24"/>
          <w:szCs w:val="24"/>
        </w:rPr>
        <w:t>]%的违约金</w:t>
      </w:r>
      <w:r>
        <w:rPr>
          <w:rFonts w:hint="eastAsia" w:ascii="仿宋" w:hAnsi="仿宋" w:eastAsia="仿宋" w:cs="仿宋"/>
          <w:color w:val="000000"/>
          <w:sz w:val="24"/>
          <w:szCs w:val="24"/>
          <w:lang w:val="en-US" w:eastAsia="zh-CN"/>
        </w:rPr>
        <w:t>作为违约金。买方逾期收取货物超过30日的，卖方有权自行处置该批货物；双方就合同价格变更及交期变更另行协商，自买方收到卖方变更函之日起15天内双方无法协商一致的，卖方有权解除合同，并要求买方赔偿卖方的损失（包括但不限于设备仓储费、处置费），前述损失卖方有权从已收到款项中扣除。</w:t>
      </w:r>
    </w:p>
    <w:p>
      <w:pPr>
        <w:keepNext w:val="0"/>
        <w:keepLines w:val="0"/>
        <w:pageBreakBefore w:val="0"/>
        <w:widowControl w:val="0"/>
        <w:kinsoku/>
        <w:wordWrap/>
        <w:overflowPunct/>
        <w:topLinePunct w:val="0"/>
        <w:autoSpaceDE/>
        <w:autoSpaceDN/>
        <w:bidi w:val="0"/>
        <w:snapToGrid w:val="0"/>
        <w:spacing w:line="440" w:lineRule="exact"/>
        <w:ind w:firstLine="630"/>
        <w:textAlignment w:val="auto"/>
        <w:rPr>
          <w:rFonts w:hint="default" w:ascii="仿宋" w:hAnsi="仿宋" w:eastAsia="仿宋" w:cs="仿宋"/>
          <w:color w:val="000000"/>
          <w:sz w:val="24"/>
          <w:szCs w:val="24"/>
          <w:lang w:val="en-US" w:eastAsia="zh-CN"/>
        </w:rPr>
      </w:pPr>
      <w:r>
        <w:rPr>
          <w:rFonts w:hint="eastAsia" w:ascii="仿宋" w:hAnsi="仿宋" w:eastAsia="仿宋" w:cs="仿宋"/>
          <w:color w:val="000000"/>
          <w:sz w:val="24"/>
          <w:szCs w:val="24"/>
          <w:lang w:val="en-US" w:eastAsia="zh-CN"/>
        </w:rPr>
        <w:t>4.无论本合同条款、附件、补充协议等如何约定，本合同任一方依据法律或本合同所承担的违约和/或赔偿责任应以其过失或产品瑕疵所造成的损失为限，任一方均不对他方或任何第三方由此而衍生之利润损失，或其他间接或附随之损失负责。无论基于侵权、产品责任等何种情形，买方在本合同项下承担的各种责任总额上限为本合同金额的</w:t>
      </w:r>
      <w:r>
        <w:rPr>
          <w:rFonts w:hint="eastAsia" w:ascii="仿宋" w:hAnsi="仿宋" w:eastAsia="仿宋" w:cs="仿宋"/>
          <w:color w:val="000000"/>
          <w:sz w:val="24"/>
          <w:szCs w:val="24"/>
          <w:u w:val="single"/>
          <w:lang w:val="en-US" w:eastAsia="zh-CN"/>
        </w:rPr>
        <w:t xml:space="preserve"> 10 </w:t>
      </w:r>
      <w:r>
        <w:rPr>
          <w:rFonts w:hint="eastAsia" w:ascii="仿宋" w:hAnsi="仿宋" w:eastAsia="仿宋" w:cs="仿宋"/>
          <w:color w:val="000000"/>
          <w:sz w:val="24"/>
          <w:szCs w:val="24"/>
          <w:lang w:val="en-US" w:eastAsia="zh-CN"/>
        </w:rPr>
        <w:t>%。</w:t>
      </w:r>
    </w:p>
    <w:p>
      <w:pPr>
        <w:keepNext w:val="0"/>
        <w:keepLines w:val="0"/>
        <w:pageBreakBefore w:val="0"/>
        <w:widowControl w:val="0"/>
        <w:kinsoku/>
        <w:wordWrap/>
        <w:overflowPunct/>
        <w:topLinePunct w:val="0"/>
        <w:autoSpaceDE/>
        <w:autoSpaceDN/>
        <w:bidi w:val="0"/>
        <w:snapToGrid w:val="0"/>
        <w:spacing w:line="440" w:lineRule="exact"/>
        <w:textAlignment w:val="auto"/>
        <w:rPr>
          <w:rFonts w:hint="eastAsia" w:ascii="仿宋" w:hAnsi="仿宋" w:eastAsia="仿宋" w:cs="仿宋"/>
          <w:b/>
          <w:color w:val="000000"/>
          <w:sz w:val="24"/>
          <w:szCs w:val="24"/>
        </w:rPr>
      </w:pPr>
      <w:r>
        <w:rPr>
          <w:rFonts w:hint="eastAsia" w:ascii="仿宋" w:hAnsi="仿宋" w:eastAsia="仿宋" w:cs="仿宋"/>
          <w:b/>
          <w:color w:val="000000"/>
          <w:sz w:val="24"/>
          <w:szCs w:val="24"/>
        </w:rPr>
        <w:t>第十</w:t>
      </w:r>
      <w:r>
        <w:rPr>
          <w:rFonts w:hint="eastAsia" w:ascii="仿宋" w:hAnsi="仿宋" w:eastAsia="仿宋" w:cs="仿宋"/>
          <w:b/>
          <w:color w:val="000000"/>
          <w:sz w:val="24"/>
          <w:szCs w:val="24"/>
          <w:lang w:val="en-US" w:eastAsia="zh-CN"/>
        </w:rPr>
        <w:t>二</w:t>
      </w:r>
      <w:r>
        <w:rPr>
          <w:rFonts w:hint="eastAsia" w:ascii="仿宋" w:hAnsi="仿宋" w:eastAsia="仿宋" w:cs="仿宋"/>
          <w:b/>
          <w:color w:val="000000"/>
          <w:sz w:val="24"/>
          <w:szCs w:val="24"/>
        </w:rPr>
        <w:t>条  卖方的违约责任</w:t>
      </w:r>
    </w:p>
    <w:p>
      <w:pPr>
        <w:keepNext w:val="0"/>
        <w:keepLines w:val="0"/>
        <w:pageBreakBefore w:val="0"/>
        <w:widowControl w:val="0"/>
        <w:kinsoku/>
        <w:wordWrap/>
        <w:overflowPunct/>
        <w:topLinePunct w:val="0"/>
        <w:autoSpaceDE/>
        <w:autoSpaceDN/>
        <w:bidi w:val="0"/>
        <w:snapToGrid w:val="0"/>
        <w:spacing w:line="440" w:lineRule="exact"/>
        <w:ind w:firstLine="630"/>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1．卖方部分或全部不能履行合同，卖方应向买方支付不能履行部分价款[</w:t>
      </w:r>
      <w:r>
        <w:rPr>
          <w:rFonts w:hint="eastAsia" w:ascii="仿宋" w:hAnsi="仿宋" w:eastAsia="仿宋" w:cs="仿宋"/>
          <w:color w:val="000000"/>
          <w:sz w:val="24"/>
          <w:szCs w:val="24"/>
          <w:shd w:val="pct5" w:color="auto" w:fill="FFFFFF"/>
        </w:rPr>
        <w:t xml:space="preserve"> </w:t>
      </w:r>
      <w:r>
        <w:rPr>
          <w:rFonts w:hint="eastAsia" w:ascii="仿宋" w:hAnsi="仿宋" w:eastAsia="仿宋" w:cs="仿宋"/>
          <w:color w:val="000000"/>
          <w:sz w:val="24"/>
          <w:szCs w:val="24"/>
          <w:shd w:val="pct5" w:color="auto" w:fill="FFFFFF"/>
          <w:lang w:val="en-US" w:eastAsia="zh-CN"/>
        </w:rPr>
        <w:t>10</w:t>
      </w:r>
      <w:r>
        <w:rPr>
          <w:rFonts w:hint="eastAsia" w:ascii="仿宋" w:hAnsi="仿宋" w:eastAsia="仿宋" w:cs="仿宋"/>
          <w:color w:val="000000"/>
          <w:sz w:val="24"/>
          <w:szCs w:val="24"/>
          <w:shd w:val="pct5" w:color="auto" w:fill="FFFFFF"/>
        </w:rPr>
        <w:t xml:space="preserve"> </w:t>
      </w:r>
      <w:r>
        <w:rPr>
          <w:rFonts w:hint="eastAsia" w:ascii="仿宋" w:hAnsi="仿宋" w:eastAsia="仿宋" w:cs="仿宋"/>
          <w:color w:val="000000"/>
          <w:sz w:val="24"/>
          <w:szCs w:val="24"/>
        </w:rPr>
        <w:t>]%的违约金。违约金仍不能弥补买方损失的，卖方应按实际损失补足。同时买方有权单方解除合同。</w:t>
      </w:r>
    </w:p>
    <w:p>
      <w:pPr>
        <w:keepNext w:val="0"/>
        <w:keepLines w:val="0"/>
        <w:pageBreakBefore w:val="0"/>
        <w:widowControl w:val="0"/>
        <w:kinsoku/>
        <w:wordWrap/>
        <w:overflowPunct/>
        <w:topLinePunct w:val="0"/>
        <w:autoSpaceDE/>
        <w:autoSpaceDN/>
        <w:bidi w:val="0"/>
        <w:snapToGrid w:val="0"/>
        <w:spacing w:line="440" w:lineRule="exact"/>
        <w:ind w:firstLine="630"/>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2．第三人对</w:t>
      </w:r>
      <w:r>
        <w:rPr>
          <w:rFonts w:hint="eastAsia" w:ascii="仿宋" w:hAnsi="仿宋" w:eastAsia="仿宋" w:cs="仿宋"/>
          <w:color w:val="000000"/>
          <w:sz w:val="24"/>
          <w:szCs w:val="24"/>
          <w:lang w:eastAsia="zh-CN"/>
        </w:rPr>
        <w:t>设备</w:t>
      </w:r>
      <w:r>
        <w:rPr>
          <w:rFonts w:hint="eastAsia" w:ascii="仿宋" w:hAnsi="仿宋" w:eastAsia="仿宋" w:cs="仿宋"/>
          <w:color w:val="000000"/>
          <w:sz w:val="24"/>
          <w:szCs w:val="24"/>
        </w:rPr>
        <w:t>所有权或知识产权提出异议，由卖方负责处理，并赔偿由此给买方造成的实际损失。</w:t>
      </w:r>
    </w:p>
    <w:p>
      <w:pPr>
        <w:keepNext w:val="0"/>
        <w:keepLines w:val="0"/>
        <w:pageBreakBefore w:val="0"/>
        <w:widowControl w:val="0"/>
        <w:kinsoku/>
        <w:wordWrap/>
        <w:overflowPunct/>
        <w:topLinePunct w:val="0"/>
        <w:autoSpaceDE/>
        <w:autoSpaceDN/>
        <w:bidi w:val="0"/>
        <w:snapToGrid w:val="0"/>
        <w:spacing w:line="440" w:lineRule="exact"/>
        <w:ind w:firstLine="630"/>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3．卖方逾期交货的，每逾期一</w:t>
      </w:r>
      <w:r>
        <w:rPr>
          <w:rFonts w:hint="eastAsia" w:ascii="仿宋" w:hAnsi="仿宋" w:eastAsia="仿宋" w:cs="仿宋"/>
          <w:color w:val="000000"/>
          <w:sz w:val="24"/>
          <w:szCs w:val="24"/>
          <w:lang w:val="en-US" w:eastAsia="zh-CN"/>
        </w:rPr>
        <w:t>周</w:t>
      </w:r>
      <w:r>
        <w:rPr>
          <w:rFonts w:hint="eastAsia" w:ascii="仿宋" w:hAnsi="仿宋" w:eastAsia="仿宋" w:cs="仿宋"/>
          <w:color w:val="000000"/>
          <w:sz w:val="24"/>
          <w:szCs w:val="24"/>
        </w:rPr>
        <w:t>，向买方支付逾期交货部分货款的[</w:t>
      </w:r>
      <w:r>
        <w:rPr>
          <w:rFonts w:hint="eastAsia" w:ascii="仿宋" w:hAnsi="仿宋" w:eastAsia="仿宋" w:cs="仿宋"/>
          <w:color w:val="000000"/>
          <w:sz w:val="24"/>
          <w:szCs w:val="24"/>
          <w:shd w:val="pct5" w:color="auto" w:fill="FFFFFF"/>
        </w:rPr>
        <w:t xml:space="preserve"> </w:t>
      </w:r>
      <w:r>
        <w:rPr>
          <w:rFonts w:hint="eastAsia" w:ascii="仿宋" w:hAnsi="仿宋" w:eastAsia="仿宋" w:cs="仿宋"/>
          <w:color w:val="000000"/>
          <w:sz w:val="24"/>
          <w:szCs w:val="24"/>
          <w:shd w:val="pct5" w:color="auto" w:fill="FFFFFF"/>
          <w:lang w:val="en-US" w:eastAsia="zh-CN"/>
        </w:rPr>
        <w:t>0.15</w:t>
      </w:r>
      <w:r>
        <w:rPr>
          <w:rFonts w:hint="eastAsia" w:ascii="仿宋" w:hAnsi="仿宋" w:eastAsia="仿宋" w:cs="仿宋"/>
          <w:color w:val="000000"/>
          <w:sz w:val="24"/>
          <w:szCs w:val="24"/>
        </w:rPr>
        <w:t>]%的违约金</w:t>
      </w:r>
      <w:r>
        <w:rPr>
          <w:rFonts w:hint="eastAsia" w:ascii="仿宋" w:hAnsi="仿宋" w:eastAsia="仿宋" w:cs="仿宋"/>
          <w:color w:val="000000"/>
          <w:sz w:val="24"/>
          <w:szCs w:val="24"/>
          <w:lang w:eastAsia="zh-CN"/>
        </w:rPr>
        <w:t>；逾期超15天买方有权解除合同并另行采购，差价损失由卖方补足。</w:t>
      </w:r>
      <w:r>
        <w:rPr>
          <w:rFonts w:hint="eastAsia" w:ascii="仿宋" w:hAnsi="仿宋" w:eastAsia="仿宋" w:cs="仿宋"/>
          <w:color w:val="000000"/>
          <w:sz w:val="24"/>
          <w:szCs w:val="24"/>
        </w:rPr>
        <w:t>同时，卖方在发货前应与买方协商，买方仍需要的，卖方应按规定数量补交并承担逾期交货的违约责任。如买方不再需要的，双方应办理解除逾期交货部分的合同的手续，由此给买方造成的损失，卖方应负责赔偿。卖方逾期交货经买方催告后仍不能及时交货的，卖方应按不能履行合同承担违约责任，买方有权单方解除合同。</w:t>
      </w:r>
    </w:p>
    <w:p>
      <w:pPr>
        <w:keepNext w:val="0"/>
        <w:keepLines w:val="0"/>
        <w:pageBreakBefore w:val="0"/>
        <w:widowControl w:val="0"/>
        <w:kinsoku/>
        <w:wordWrap/>
        <w:overflowPunct/>
        <w:topLinePunct w:val="0"/>
        <w:autoSpaceDE/>
        <w:autoSpaceDN/>
        <w:bidi w:val="0"/>
        <w:snapToGrid w:val="0"/>
        <w:spacing w:line="440" w:lineRule="exact"/>
        <w:ind w:firstLine="630"/>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4．卖方提供的产品不符合本合同约定的，由卖方负责退换、修理或给予降价处理，并承担买方因退货、换货或修理而支付的实际费用，赔偿由此给买方造成的损失。由此造成卖方逾期交货的，按逾期交货承担违约责任。卖方如不能退换或修理，按不能履行合同处理。</w:t>
      </w:r>
    </w:p>
    <w:p>
      <w:pPr>
        <w:keepNext w:val="0"/>
        <w:keepLines w:val="0"/>
        <w:pageBreakBefore w:val="0"/>
        <w:widowControl w:val="0"/>
        <w:kinsoku/>
        <w:wordWrap/>
        <w:overflowPunct/>
        <w:topLinePunct w:val="0"/>
        <w:autoSpaceDE/>
        <w:autoSpaceDN/>
        <w:bidi w:val="0"/>
        <w:snapToGrid w:val="0"/>
        <w:spacing w:line="440" w:lineRule="exact"/>
        <w:ind w:firstLine="630"/>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5．卖方的产品包装不合格，如买方不要求重新包装或返修而要求赔偿损失的，卖方应当偿付该不合格包装物低于合格包装的价值部分。因包装不符合规定造成</w:t>
      </w:r>
      <w:r>
        <w:rPr>
          <w:rFonts w:hint="eastAsia" w:ascii="仿宋" w:hAnsi="仿宋" w:eastAsia="仿宋" w:cs="仿宋"/>
          <w:color w:val="000000"/>
          <w:sz w:val="24"/>
          <w:szCs w:val="24"/>
          <w:lang w:eastAsia="zh-CN"/>
        </w:rPr>
        <w:t>设备</w:t>
      </w:r>
      <w:r>
        <w:rPr>
          <w:rFonts w:hint="eastAsia" w:ascii="仿宋" w:hAnsi="仿宋" w:eastAsia="仿宋" w:cs="仿宋"/>
          <w:color w:val="000000"/>
          <w:sz w:val="24"/>
          <w:szCs w:val="24"/>
        </w:rPr>
        <w:t>损坏或灭失的，卖方应负责赔偿买方因此而造成的损失。</w:t>
      </w:r>
    </w:p>
    <w:p>
      <w:pPr>
        <w:keepNext w:val="0"/>
        <w:keepLines w:val="0"/>
        <w:pageBreakBefore w:val="0"/>
        <w:widowControl w:val="0"/>
        <w:kinsoku/>
        <w:wordWrap/>
        <w:overflowPunct/>
        <w:topLinePunct w:val="0"/>
        <w:autoSpaceDE/>
        <w:autoSpaceDN/>
        <w:bidi w:val="0"/>
        <w:snapToGrid w:val="0"/>
        <w:spacing w:line="440" w:lineRule="exact"/>
        <w:ind w:firstLine="630"/>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6．卖方提前交货，买方可以拒绝接受。卖方提前或多交的以及品种、型号、规格、花色、质量不符合合同约定的产品，买方在代保管期内实际支付的一切保管费、保养费和其他损失以及</w:t>
      </w:r>
      <w:r>
        <w:rPr>
          <w:rFonts w:hint="eastAsia" w:ascii="仿宋" w:hAnsi="仿宋" w:eastAsia="仿宋" w:cs="仿宋"/>
          <w:color w:val="000000"/>
          <w:sz w:val="24"/>
          <w:szCs w:val="24"/>
          <w:lang w:eastAsia="zh-CN"/>
        </w:rPr>
        <w:t>设备</w:t>
      </w:r>
      <w:r>
        <w:rPr>
          <w:rFonts w:hint="eastAsia" w:ascii="仿宋" w:hAnsi="仿宋" w:eastAsia="仿宋" w:cs="仿宋"/>
          <w:color w:val="000000"/>
          <w:sz w:val="24"/>
          <w:szCs w:val="24"/>
        </w:rPr>
        <w:t>损毁、灭失的风险由卖方承担。</w:t>
      </w:r>
    </w:p>
    <w:p>
      <w:pPr>
        <w:keepNext w:val="0"/>
        <w:keepLines w:val="0"/>
        <w:pageBreakBefore w:val="0"/>
        <w:widowControl w:val="0"/>
        <w:kinsoku/>
        <w:wordWrap/>
        <w:overflowPunct/>
        <w:topLinePunct w:val="0"/>
        <w:autoSpaceDE/>
        <w:autoSpaceDN/>
        <w:bidi w:val="0"/>
        <w:snapToGrid w:val="0"/>
        <w:spacing w:line="440" w:lineRule="exact"/>
        <w:ind w:firstLine="630"/>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7．产品错发到货地点或接货人的，卖方除应负责将</w:t>
      </w:r>
      <w:r>
        <w:rPr>
          <w:rFonts w:hint="eastAsia" w:ascii="仿宋" w:hAnsi="仿宋" w:eastAsia="仿宋" w:cs="仿宋"/>
          <w:color w:val="000000"/>
          <w:sz w:val="24"/>
          <w:szCs w:val="24"/>
          <w:lang w:eastAsia="zh-CN"/>
        </w:rPr>
        <w:t>设备</w:t>
      </w:r>
      <w:r>
        <w:rPr>
          <w:rFonts w:hint="eastAsia" w:ascii="仿宋" w:hAnsi="仿宋" w:eastAsia="仿宋" w:cs="仿宋"/>
          <w:color w:val="000000"/>
          <w:sz w:val="24"/>
          <w:szCs w:val="24"/>
        </w:rPr>
        <w:t>在合同约定的地点交给买方外，还应承担因此多支付的一切费用和逾期交货的违约金。卖方未经买方同意，擅自改变运输路线和运输工具的，应当承担由此增加的费用。</w:t>
      </w:r>
    </w:p>
    <w:p>
      <w:pPr>
        <w:keepNext w:val="0"/>
        <w:keepLines w:val="0"/>
        <w:pageBreakBefore w:val="0"/>
        <w:widowControl w:val="0"/>
        <w:kinsoku/>
        <w:wordWrap/>
        <w:overflowPunct/>
        <w:topLinePunct w:val="0"/>
        <w:autoSpaceDE/>
        <w:autoSpaceDN/>
        <w:bidi w:val="0"/>
        <w:snapToGrid w:val="0"/>
        <w:spacing w:line="440" w:lineRule="exact"/>
        <w:ind w:firstLine="630"/>
        <w:textAlignment w:val="auto"/>
        <w:rPr>
          <w:rFonts w:hint="eastAsia" w:ascii="仿宋" w:hAnsi="仿宋" w:eastAsia="仿宋" w:cs="仿宋"/>
          <w:color w:val="000000"/>
          <w:sz w:val="24"/>
          <w:szCs w:val="24"/>
          <w:highlight w:val="yellow"/>
          <w:lang w:val="en-US" w:eastAsia="zh-CN"/>
        </w:rPr>
      </w:pPr>
      <w:r>
        <w:rPr>
          <w:rFonts w:hint="eastAsia" w:ascii="仿宋" w:hAnsi="仿宋" w:eastAsia="仿宋" w:cs="仿宋"/>
          <w:color w:val="000000"/>
          <w:sz w:val="24"/>
          <w:szCs w:val="24"/>
          <w:highlight w:val="yellow"/>
          <w:lang w:val="en-US" w:eastAsia="zh-CN"/>
        </w:rPr>
        <w:t>8.卖方延期交货、容量不达标、充放电深度不达标时，三项违约金合并扣除。【41号令文件】</w:t>
      </w:r>
    </w:p>
    <w:p>
      <w:pPr>
        <w:keepNext w:val="0"/>
        <w:keepLines w:val="0"/>
        <w:pageBreakBefore w:val="0"/>
        <w:widowControl w:val="0"/>
        <w:kinsoku/>
        <w:wordWrap/>
        <w:overflowPunct/>
        <w:topLinePunct w:val="0"/>
        <w:autoSpaceDE/>
        <w:autoSpaceDN/>
        <w:bidi w:val="0"/>
        <w:snapToGrid w:val="0"/>
        <w:spacing w:line="440" w:lineRule="exact"/>
        <w:ind w:firstLine="630"/>
        <w:textAlignment w:val="auto"/>
        <w:rPr>
          <w:rFonts w:hint="default" w:ascii="仿宋" w:hAnsi="仿宋" w:eastAsia="仿宋" w:cs="仿宋"/>
          <w:color w:val="000000"/>
          <w:sz w:val="24"/>
          <w:szCs w:val="24"/>
          <w:lang w:val="en-US" w:eastAsia="zh-CN"/>
        </w:rPr>
      </w:pPr>
      <w:r>
        <w:rPr>
          <w:rFonts w:hint="eastAsia" w:ascii="仿宋" w:hAnsi="仿宋" w:eastAsia="仿宋" w:cs="仿宋"/>
          <w:color w:val="000000"/>
          <w:sz w:val="24"/>
          <w:szCs w:val="24"/>
          <w:lang w:val="en-US" w:eastAsia="zh-CN"/>
        </w:rPr>
        <w:t>9.因卖方设备问题导致项目并网滞后的直接间接损失，全部由卖方承担。</w:t>
      </w:r>
    </w:p>
    <w:p>
      <w:pPr>
        <w:keepNext w:val="0"/>
        <w:keepLines w:val="0"/>
        <w:pageBreakBefore w:val="0"/>
        <w:widowControl w:val="0"/>
        <w:kinsoku/>
        <w:wordWrap/>
        <w:overflowPunct/>
        <w:topLinePunct w:val="0"/>
        <w:autoSpaceDE/>
        <w:autoSpaceDN/>
        <w:bidi w:val="0"/>
        <w:snapToGrid w:val="0"/>
        <w:spacing w:line="440" w:lineRule="exact"/>
        <w:textAlignment w:val="auto"/>
        <w:outlineLvl w:val="0"/>
        <w:rPr>
          <w:rFonts w:hint="default" w:ascii="仿宋" w:hAnsi="仿宋" w:eastAsia="仿宋" w:cs="仿宋"/>
          <w:color w:val="000000"/>
          <w:sz w:val="24"/>
          <w:szCs w:val="24"/>
          <w:lang w:val="en-US" w:eastAsia="zh-CN"/>
        </w:rPr>
      </w:pPr>
      <w:r>
        <w:rPr>
          <w:rFonts w:hint="eastAsia" w:ascii="仿宋" w:hAnsi="仿宋" w:eastAsia="仿宋" w:cs="仿宋"/>
          <w:color w:val="000000"/>
          <w:sz w:val="24"/>
          <w:szCs w:val="24"/>
          <w:lang w:val="en-US" w:eastAsia="zh-CN"/>
        </w:rPr>
        <w:t xml:space="preserve">     10.无论本合同条款、附件、补充协议等如何约定，本合同任一方依据法律或本合同所承担的违约和/或赔偿责任应以其过失或产品瑕疵所造成的损失为限，任一方均不对他方或任何第三方由此而衍生之利润损失。无论基于侵权、产品责任等何种情形，卖方在本合同项下承担的各种责任总额上限为本合同金额的</w:t>
      </w:r>
      <w:r>
        <w:rPr>
          <w:rFonts w:hint="eastAsia" w:ascii="仿宋" w:hAnsi="仿宋" w:eastAsia="仿宋" w:cs="仿宋"/>
          <w:color w:val="000000"/>
          <w:sz w:val="24"/>
          <w:szCs w:val="24"/>
          <w:u w:val="single"/>
          <w:lang w:val="en-US" w:eastAsia="zh-CN"/>
        </w:rPr>
        <w:t xml:space="preserve"> 10 </w:t>
      </w:r>
      <w:r>
        <w:rPr>
          <w:rFonts w:hint="eastAsia" w:ascii="仿宋" w:hAnsi="仿宋" w:eastAsia="仿宋" w:cs="仿宋"/>
          <w:color w:val="000000"/>
          <w:sz w:val="24"/>
          <w:szCs w:val="24"/>
          <w:lang w:val="en-US" w:eastAsia="zh-CN"/>
        </w:rPr>
        <w:t>%。</w:t>
      </w:r>
    </w:p>
    <w:p>
      <w:pPr>
        <w:keepNext w:val="0"/>
        <w:keepLines w:val="0"/>
        <w:pageBreakBefore w:val="0"/>
        <w:widowControl w:val="0"/>
        <w:kinsoku/>
        <w:wordWrap/>
        <w:overflowPunct/>
        <w:topLinePunct w:val="0"/>
        <w:autoSpaceDE/>
        <w:autoSpaceDN/>
        <w:bidi w:val="0"/>
        <w:snapToGrid w:val="0"/>
        <w:spacing w:line="440" w:lineRule="exact"/>
        <w:textAlignment w:val="auto"/>
        <w:rPr>
          <w:rFonts w:hint="eastAsia" w:ascii="仿宋" w:hAnsi="仿宋" w:eastAsia="仿宋" w:cs="仿宋"/>
          <w:b/>
          <w:color w:val="000000"/>
          <w:sz w:val="24"/>
          <w:szCs w:val="24"/>
        </w:rPr>
      </w:pPr>
      <w:r>
        <w:rPr>
          <w:rFonts w:hint="eastAsia" w:ascii="仿宋" w:hAnsi="仿宋" w:eastAsia="仿宋" w:cs="仿宋"/>
          <w:b/>
          <w:color w:val="000000"/>
          <w:sz w:val="24"/>
          <w:szCs w:val="24"/>
        </w:rPr>
        <w:t>第十</w:t>
      </w:r>
      <w:r>
        <w:rPr>
          <w:rFonts w:hint="eastAsia" w:ascii="仿宋" w:hAnsi="仿宋" w:eastAsia="仿宋" w:cs="仿宋"/>
          <w:b/>
          <w:color w:val="000000"/>
          <w:sz w:val="24"/>
          <w:szCs w:val="24"/>
          <w:lang w:val="en-US" w:eastAsia="zh-CN"/>
        </w:rPr>
        <w:t>三</w:t>
      </w:r>
      <w:r>
        <w:rPr>
          <w:rFonts w:hint="eastAsia" w:ascii="仿宋" w:hAnsi="仿宋" w:eastAsia="仿宋" w:cs="仿宋"/>
          <w:b/>
          <w:color w:val="000000"/>
          <w:sz w:val="24"/>
          <w:szCs w:val="24"/>
        </w:rPr>
        <w:t>条  不可抗力</w:t>
      </w:r>
    </w:p>
    <w:p>
      <w:pPr>
        <w:keepNext w:val="0"/>
        <w:keepLines w:val="0"/>
        <w:pageBreakBefore w:val="0"/>
        <w:widowControl w:val="0"/>
        <w:kinsoku/>
        <w:wordWrap/>
        <w:overflowPunct/>
        <w:topLinePunct w:val="0"/>
        <w:autoSpaceDE/>
        <w:autoSpaceDN/>
        <w:bidi w:val="0"/>
        <w:snapToGrid w:val="0"/>
        <w:spacing w:line="440" w:lineRule="exact"/>
        <w:ind w:firstLine="560"/>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双方的任何一方由于不可抗力的原因不能履行合同时，应及时向对方通报不能履行或不能完全履行的理由，在取得有关主管机关证明以后，允许延期履行、部分履行或者不履行合同，并根据情况可部分或全部免予承担违约责任。</w:t>
      </w:r>
    </w:p>
    <w:p>
      <w:pPr>
        <w:keepNext w:val="0"/>
        <w:keepLines w:val="0"/>
        <w:pageBreakBefore w:val="0"/>
        <w:widowControl w:val="0"/>
        <w:numPr>
          <w:ilvl w:val="0"/>
          <w:numId w:val="1"/>
        </w:numPr>
        <w:kinsoku/>
        <w:wordWrap/>
        <w:overflowPunct/>
        <w:topLinePunct w:val="0"/>
        <w:autoSpaceDE/>
        <w:autoSpaceDN/>
        <w:bidi w:val="0"/>
        <w:snapToGrid w:val="0"/>
        <w:spacing w:line="440" w:lineRule="exact"/>
        <w:textAlignment w:val="auto"/>
        <w:rPr>
          <w:rFonts w:hint="eastAsia" w:ascii="仿宋" w:hAnsi="仿宋" w:eastAsia="仿宋" w:cs="仿宋"/>
          <w:b/>
          <w:color w:val="000000"/>
          <w:sz w:val="24"/>
          <w:szCs w:val="24"/>
          <w:lang w:val="en-US" w:eastAsia="zh-CN"/>
        </w:rPr>
      </w:pPr>
      <w:r>
        <w:rPr>
          <w:rFonts w:hint="eastAsia" w:ascii="仿宋" w:hAnsi="仿宋" w:eastAsia="仿宋" w:cs="仿宋"/>
          <w:b/>
          <w:color w:val="000000"/>
          <w:sz w:val="24"/>
          <w:szCs w:val="24"/>
          <w:lang w:val="en-US" w:eastAsia="zh-CN"/>
        </w:rPr>
        <w:t xml:space="preserve"> 环境、职业健康、安全要求</w:t>
      </w:r>
    </w:p>
    <w:p>
      <w:pPr>
        <w:keepNext w:val="0"/>
        <w:keepLines w:val="0"/>
        <w:pageBreakBefore w:val="0"/>
        <w:widowControl w:val="0"/>
        <w:kinsoku/>
        <w:wordWrap/>
        <w:overflowPunct/>
        <w:topLinePunct w:val="0"/>
        <w:autoSpaceDE/>
        <w:autoSpaceDN/>
        <w:bidi w:val="0"/>
        <w:adjustRightInd w:val="0"/>
        <w:snapToGrid w:val="0"/>
        <w:spacing w:line="440" w:lineRule="exact"/>
        <w:ind w:firstLine="480" w:firstLineChars="200"/>
        <w:textAlignment w:val="auto"/>
        <w:rPr>
          <w:rFonts w:hint="eastAsia" w:ascii="仿宋" w:hAnsi="仿宋" w:eastAsia="仿宋" w:cs="仿宋"/>
          <w:color w:val="000000"/>
          <w:sz w:val="24"/>
          <w:szCs w:val="24"/>
          <w:highlight w:val="none"/>
          <w:lang w:val="en-US" w:eastAsia="zh-CN"/>
        </w:rPr>
      </w:pPr>
      <w:r>
        <w:rPr>
          <w:rFonts w:hint="eastAsia" w:ascii="仿宋" w:hAnsi="仿宋" w:eastAsia="仿宋" w:cs="仿宋"/>
          <w:color w:val="000000"/>
          <w:sz w:val="24"/>
          <w:szCs w:val="24"/>
          <w:highlight w:val="none"/>
          <w:lang w:val="en-US" w:eastAsia="zh-CN"/>
        </w:rPr>
        <w:t>1.卖方应严格遵守《中华人民共和国安全生产法》等国家及地方安全法律法规，建立安全管理制度，定期评估工作环境并消除安全隐患，确保设备符合安全标准要求。</w:t>
      </w:r>
    </w:p>
    <w:p>
      <w:pPr>
        <w:keepNext w:val="0"/>
        <w:keepLines w:val="0"/>
        <w:pageBreakBefore w:val="0"/>
        <w:widowControl w:val="0"/>
        <w:kinsoku/>
        <w:wordWrap/>
        <w:overflowPunct/>
        <w:topLinePunct w:val="0"/>
        <w:autoSpaceDE/>
        <w:autoSpaceDN/>
        <w:bidi w:val="0"/>
        <w:adjustRightInd w:val="0"/>
        <w:snapToGrid w:val="0"/>
        <w:spacing w:line="440" w:lineRule="exact"/>
        <w:ind w:firstLine="480" w:firstLineChars="200"/>
        <w:textAlignment w:val="auto"/>
        <w:rPr>
          <w:rFonts w:hint="eastAsia" w:ascii="仿宋" w:hAnsi="仿宋" w:eastAsia="仿宋" w:cs="仿宋"/>
          <w:color w:val="000000"/>
          <w:sz w:val="24"/>
          <w:szCs w:val="24"/>
          <w:highlight w:val="none"/>
        </w:rPr>
      </w:pPr>
      <w:r>
        <w:rPr>
          <w:rFonts w:hint="eastAsia" w:ascii="仿宋" w:hAnsi="仿宋" w:eastAsia="仿宋" w:cs="仿宋"/>
          <w:color w:val="000000"/>
          <w:sz w:val="24"/>
          <w:szCs w:val="24"/>
          <w:highlight w:val="none"/>
          <w:lang w:val="en-US" w:eastAsia="zh-CN"/>
        </w:rPr>
        <w:t>2.卖</w:t>
      </w:r>
      <w:r>
        <w:rPr>
          <w:rFonts w:hint="eastAsia" w:ascii="仿宋" w:hAnsi="仿宋" w:eastAsia="仿宋" w:cs="仿宋"/>
          <w:color w:val="000000"/>
          <w:sz w:val="24"/>
          <w:szCs w:val="24"/>
          <w:highlight w:val="none"/>
        </w:rPr>
        <w:t>方车辆及人员</w:t>
      </w:r>
      <w:r>
        <w:rPr>
          <w:rFonts w:hint="eastAsia" w:ascii="仿宋" w:hAnsi="仿宋" w:eastAsia="仿宋" w:cs="仿宋"/>
          <w:color w:val="000000"/>
          <w:sz w:val="24"/>
          <w:szCs w:val="24"/>
          <w:highlight w:val="none"/>
          <w:lang w:val="en-US" w:eastAsia="zh-CN"/>
        </w:rPr>
        <w:t>进入买方现场后</w:t>
      </w:r>
      <w:r>
        <w:rPr>
          <w:rFonts w:hint="eastAsia" w:ascii="仿宋" w:hAnsi="仿宋" w:eastAsia="仿宋" w:cs="仿宋"/>
          <w:color w:val="000000"/>
          <w:sz w:val="24"/>
          <w:szCs w:val="24"/>
          <w:highlight w:val="none"/>
        </w:rPr>
        <w:t>应</w:t>
      </w:r>
      <w:r>
        <w:rPr>
          <w:rFonts w:hint="eastAsia" w:ascii="仿宋" w:hAnsi="仿宋" w:eastAsia="仿宋" w:cs="仿宋"/>
          <w:color w:val="000000"/>
          <w:sz w:val="24"/>
          <w:szCs w:val="24"/>
          <w:highlight w:val="none"/>
          <w:lang w:val="en-US" w:eastAsia="zh-CN"/>
        </w:rPr>
        <w:t>严格</w:t>
      </w:r>
      <w:r>
        <w:rPr>
          <w:rFonts w:hint="eastAsia" w:ascii="仿宋" w:hAnsi="仿宋" w:eastAsia="仿宋" w:cs="仿宋"/>
          <w:color w:val="000000"/>
          <w:sz w:val="24"/>
          <w:szCs w:val="24"/>
          <w:highlight w:val="none"/>
        </w:rPr>
        <w:t>遵守施工现场的</w:t>
      </w:r>
      <w:r>
        <w:rPr>
          <w:rFonts w:hint="eastAsia" w:ascii="仿宋" w:hAnsi="仿宋" w:eastAsia="仿宋" w:cs="仿宋"/>
          <w:color w:val="000000"/>
          <w:sz w:val="24"/>
          <w:szCs w:val="24"/>
          <w:highlight w:val="none"/>
          <w:lang w:val="en-US" w:eastAsia="zh-CN"/>
        </w:rPr>
        <w:t>安全</w:t>
      </w:r>
      <w:r>
        <w:rPr>
          <w:rFonts w:hint="eastAsia" w:ascii="仿宋" w:hAnsi="仿宋" w:eastAsia="仿宋" w:cs="仿宋"/>
          <w:color w:val="000000"/>
          <w:sz w:val="24"/>
          <w:szCs w:val="24"/>
          <w:highlight w:val="none"/>
        </w:rPr>
        <w:t>管理制度，服从现场管理人员指挥，自行配备安全帽等安全防护用具，因卖方违规操作、拒不配合管理导致的人员伤害、财产损失均由卖方承担全部责任及赔偿。</w:t>
      </w:r>
    </w:p>
    <w:p>
      <w:pPr>
        <w:keepNext w:val="0"/>
        <w:keepLines w:val="0"/>
        <w:pageBreakBefore w:val="0"/>
        <w:widowControl w:val="0"/>
        <w:kinsoku/>
        <w:wordWrap/>
        <w:overflowPunct/>
        <w:topLinePunct w:val="0"/>
        <w:autoSpaceDE/>
        <w:autoSpaceDN/>
        <w:bidi w:val="0"/>
        <w:adjustRightInd w:val="0"/>
        <w:snapToGrid w:val="0"/>
        <w:spacing w:line="440" w:lineRule="exact"/>
        <w:ind w:firstLine="480" w:firstLineChars="200"/>
        <w:textAlignment w:val="auto"/>
        <w:rPr>
          <w:rFonts w:hint="eastAsia" w:ascii="仿宋" w:hAnsi="仿宋" w:eastAsia="仿宋" w:cs="仿宋"/>
          <w:color w:val="000000"/>
          <w:sz w:val="24"/>
          <w:szCs w:val="24"/>
          <w:highlight w:val="none"/>
          <w:lang w:val="en-US" w:eastAsia="zh-CN"/>
        </w:rPr>
      </w:pPr>
      <w:r>
        <w:rPr>
          <w:rFonts w:hint="eastAsia" w:ascii="仿宋" w:hAnsi="仿宋" w:eastAsia="仿宋" w:cs="仿宋"/>
          <w:color w:val="000000"/>
          <w:sz w:val="24"/>
          <w:szCs w:val="24"/>
          <w:highlight w:val="none"/>
          <w:lang w:val="en-US" w:eastAsia="zh-CN"/>
        </w:rPr>
        <w:t>3.卖方应严格遵守《中华人民共和国环境保护法》《大气污染防治法》等国家及地方环保法律法规，优先采用清洁生产工艺，对生产、运输过程中产生的污染物（如废气、废水、固体废物）进行合规收集、贮存及处置，确保设备符合环保标准要求。</w:t>
      </w:r>
    </w:p>
    <w:p>
      <w:pPr>
        <w:keepNext w:val="0"/>
        <w:keepLines w:val="0"/>
        <w:pageBreakBefore w:val="0"/>
        <w:widowControl w:val="0"/>
        <w:kinsoku/>
        <w:wordWrap/>
        <w:overflowPunct/>
        <w:topLinePunct w:val="0"/>
        <w:autoSpaceDE/>
        <w:autoSpaceDN/>
        <w:bidi w:val="0"/>
        <w:adjustRightInd w:val="0"/>
        <w:snapToGrid w:val="0"/>
        <w:spacing w:line="440" w:lineRule="exact"/>
        <w:ind w:firstLine="480" w:firstLineChars="200"/>
        <w:textAlignment w:val="auto"/>
        <w:rPr>
          <w:rFonts w:hint="eastAsia" w:ascii="仿宋" w:hAnsi="仿宋" w:eastAsia="仿宋" w:cs="仿宋"/>
          <w:color w:val="000000"/>
          <w:sz w:val="24"/>
          <w:szCs w:val="24"/>
          <w:highlight w:val="none"/>
        </w:rPr>
      </w:pPr>
      <w:r>
        <w:rPr>
          <w:rFonts w:hint="eastAsia" w:ascii="仿宋" w:hAnsi="仿宋" w:eastAsia="仿宋" w:cs="仿宋"/>
          <w:color w:val="000000"/>
          <w:sz w:val="24"/>
          <w:szCs w:val="24"/>
          <w:highlight w:val="none"/>
          <w:lang w:val="en-US" w:eastAsia="zh-CN"/>
        </w:rPr>
        <w:t>4.卖</w:t>
      </w:r>
      <w:r>
        <w:rPr>
          <w:rFonts w:hint="eastAsia" w:ascii="仿宋" w:hAnsi="仿宋" w:eastAsia="仿宋" w:cs="仿宋"/>
          <w:color w:val="000000"/>
          <w:sz w:val="24"/>
          <w:szCs w:val="24"/>
          <w:highlight w:val="none"/>
        </w:rPr>
        <w:t>方车辆及人员</w:t>
      </w:r>
      <w:r>
        <w:rPr>
          <w:rFonts w:hint="eastAsia" w:ascii="仿宋" w:hAnsi="仿宋" w:eastAsia="仿宋" w:cs="仿宋"/>
          <w:color w:val="000000"/>
          <w:sz w:val="24"/>
          <w:szCs w:val="24"/>
          <w:highlight w:val="none"/>
          <w:lang w:val="en-US" w:eastAsia="zh-CN"/>
        </w:rPr>
        <w:t>进入买方现场后</w:t>
      </w:r>
      <w:r>
        <w:rPr>
          <w:rFonts w:hint="eastAsia" w:ascii="仿宋" w:hAnsi="仿宋" w:eastAsia="仿宋" w:cs="仿宋"/>
          <w:color w:val="000000"/>
          <w:sz w:val="24"/>
          <w:szCs w:val="24"/>
          <w:highlight w:val="none"/>
        </w:rPr>
        <w:t>应</w:t>
      </w:r>
      <w:r>
        <w:rPr>
          <w:rFonts w:hint="eastAsia" w:ascii="仿宋" w:hAnsi="仿宋" w:eastAsia="仿宋" w:cs="仿宋"/>
          <w:color w:val="000000"/>
          <w:sz w:val="24"/>
          <w:szCs w:val="24"/>
          <w:highlight w:val="none"/>
          <w:lang w:val="en-US" w:eastAsia="zh-CN"/>
        </w:rPr>
        <w:t>严格</w:t>
      </w:r>
      <w:r>
        <w:rPr>
          <w:rFonts w:hint="eastAsia" w:ascii="仿宋" w:hAnsi="仿宋" w:eastAsia="仿宋" w:cs="仿宋"/>
          <w:color w:val="000000"/>
          <w:sz w:val="24"/>
          <w:szCs w:val="24"/>
          <w:highlight w:val="none"/>
        </w:rPr>
        <w:t>遵守施工现场的环境保护管理制度，</w:t>
      </w:r>
      <w:r>
        <w:rPr>
          <w:rFonts w:hint="eastAsia" w:ascii="仿宋" w:hAnsi="仿宋" w:eastAsia="仿宋" w:cs="仿宋"/>
          <w:color w:val="000000"/>
          <w:sz w:val="24"/>
          <w:szCs w:val="24"/>
          <w:highlight w:val="none"/>
          <w:lang w:val="en-US" w:eastAsia="zh-CN"/>
        </w:rPr>
        <w:t>进入现场后</w:t>
      </w:r>
      <w:r>
        <w:rPr>
          <w:rFonts w:hint="eastAsia" w:ascii="仿宋" w:hAnsi="仿宋" w:eastAsia="仿宋" w:cs="仿宋"/>
          <w:color w:val="000000"/>
          <w:sz w:val="24"/>
          <w:szCs w:val="24"/>
          <w:highlight w:val="none"/>
        </w:rPr>
        <w:t>不得对</w:t>
      </w:r>
      <w:r>
        <w:rPr>
          <w:rFonts w:hint="eastAsia" w:ascii="仿宋" w:hAnsi="仿宋" w:eastAsia="仿宋" w:cs="仿宋"/>
          <w:color w:val="000000"/>
          <w:sz w:val="24"/>
          <w:szCs w:val="24"/>
          <w:highlight w:val="none"/>
          <w:lang w:val="en-US" w:eastAsia="zh-CN"/>
        </w:rPr>
        <w:t>施工现场</w:t>
      </w:r>
      <w:r>
        <w:rPr>
          <w:rFonts w:hint="eastAsia" w:ascii="仿宋" w:hAnsi="仿宋" w:eastAsia="仿宋" w:cs="仿宋"/>
          <w:color w:val="000000"/>
          <w:sz w:val="24"/>
          <w:szCs w:val="24"/>
          <w:highlight w:val="none"/>
        </w:rPr>
        <w:t>环境造成污染，不得对施工现场有关人员和竣工后的使用人员的健康造成危害</w:t>
      </w:r>
      <w:r>
        <w:rPr>
          <w:rFonts w:hint="eastAsia" w:ascii="仿宋" w:hAnsi="仿宋" w:eastAsia="仿宋" w:cs="仿宋"/>
          <w:color w:val="000000"/>
          <w:sz w:val="24"/>
          <w:szCs w:val="24"/>
          <w:highlight w:val="none"/>
          <w:lang w:eastAsia="zh-CN"/>
        </w:rPr>
        <w:t>，</w:t>
      </w:r>
      <w:r>
        <w:rPr>
          <w:rFonts w:hint="eastAsia" w:ascii="仿宋" w:hAnsi="仿宋" w:eastAsia="仿宋" w:cs="仿宋"/>
          <w:color w:val="000000"/>
          <w:sz w:val="24"/>
          <w:szCs w:val="24"/>
          <w:highlight w:val="none"/>
        </w:rPr>
        <w:t>因卖方违规导致的污染事件、健康损害或政府罚款，由卖方承担全部法律责任及经济损失。</w:t>
      </w:r>
    </w:p>
    <w:p>
      <w:pPr>
        <w:keepNext w:val="0"/>
        <w:keepLines w:val="0"/>
        <w:pageBreakBefore w:val="0"/>
        <w:widowControl w:val="0"/>
        <w:kinsoku/>
        <w:wordWrap/>
        <w:overflowPunct/>
        <w:topLinePunct w:val="0"/>
        <w:autoSpaceDE/>
        <w:autoSpaceDN/>
        <w:bidi w:val="0"/>
        <w:snapToGrid w:val="0"/>
        <w:spacing w:line="440" w:lineRule="exact"/>
        <w:ind w:firstLine="560"/>
        <w:textAlignment w:val="auto"/>
        <w:rPr>
          <w:rFonts w:hint="eastAsia" w:ascii="仿宋" w:hAnsi="仿宋" w:eastAsia="仿宋" w:cs="仿宋"/>
          <w:b/>
          <w:color w:val="000000"/>
          <w:sz w:val="24"/>
          <w:szCs w:val="24"/>
          <w:lang w:val="en-US" w:eastAsia="zh-CN"/>
        </w:rPr>
      </w:pPr>
      <w:r>
        <w:rPr>
          <w:rFonts w:hint="eastAsia" w:ascii="仿宋" w:hAnsi="仿宋" w:eastAsia="仿宋" w:cs="仿宋"/>
          <w:color w:val="000000"/>
          <w:sz w:val="24"/>
          <w:szCs w:val="24"/>
          <w:highlight w:val="none"/>
          <w:lang w:val="en-US" w:eastAsia="zh-CN"/>
        </w:rPr>
        <w:t>5.</w:t>
      </w:r>
      <w:r>
        <w:rPr>
          <w:rFonts w:hint="eastAsia" w:ascii="仿宋" w:hAnsi="仿宋" w:eastAsia="仿宋" w:cs="仿宋"/>
          <w:sz w:val="24"/>
          <w:szCs w:val="24"/>
          <w:highlight w:val="none"/>
        </w:rPr>
        <w:t>本合同所涉及的</w:t>
      </w:r>
      <w:r>
        <w:rPr>
          <w:rFonts w:hint="eastAsia" w:ascii="仿宋" w:hAnsi="仿宋" w:eastAsia="仿宋" w:cs="仿宋"/>
          <w:sz w:val="24"/>
          <w:szCs w:val="24"/>
          <w:highlight w:val="none"/>
          <w:lang w:val="en-US" w:eastAsia="zh-CN"/>
        </w:rPr>
        <w:t>产品</w:t>
      </w:r>
      <w:r>
        <w:rPr>
          <w:rFonts w:hint="eastAsia" w:ascii="仿宋" w:hAnsi="仿宋" w:eastAsia="仿宋" w:cs="仿宋"/>
          <w:sz w:val="24"/>
          <w:szCs w:val="24"/>
          <w:highlight w:val="none"/>
        </w:rPr>
        <w:t>必须符合国家和地方环境保护相关法规和标准。</w:t>
      </w:r>
      <w:r>
        <w:rPr>
          <w:rFonts w:hint="eastAsia" w:ascii="仿宋" w:hAnsi="仿宋" w:eastAsia="仿宋" w:cs="仿宋"/>
          <w:sz w:val="24"/>
          <w:szCs w:val="24"/>
          <w:highlight w:val="none"/>
          <w:lang w:val="en-US" w:eastAsia="zh-CN"/>
        </w:rPr>
        <w:t>卖</w:t>
      </w:r>
      <w:r>
        <w:rPr>
          <w:rFonts w:hint="eastAsia" w:ascii="仿宋" w:hAnsi="仿宋" w:eastAsia="仿宋" w:cs="仿宋"/>
          <w:sz w:val="24"/>
          <w:szCs w:val="24"/>
          <w:highlight w:val="none"/>
        </w:rPr>
        <w:t>方应提供符合环保要求的产品，具备相应环保认证证书或其他相关资质证明。</w:t>
      </w:r>
    </w:p>
    <w:p>
      <w:pPr>
        <w:keepNext w:val="0"/>
        <w:keepLines w:val="0"/>
        <w:pageBreakBefore w:val="0"/>
        <w:widowControl w:val="0"/>
        <w:kinsoku/>
        <w:wordWrap/>
        <w:overflowPunct/>
        <w:topLinePunct w:val="0"/>
        <w:autoSpaceDE/>
        <w:autoSpaceDN/>
        <w:bidi w:val="0"/>
        <w:snapToGrid w:val="0"/>
        <w:spacing w:line="440" w:lineRule="exact"/>
        <w:textAlignment w:val="auto"/>
        <w:rPr>
          <w:rFonts w:hint="eastAsia" w:ascii="仿宋" w:hAnsi="仿宋" w:eastAsia="仿宋" w:cs="仿宋"/>
          <w:b/>
          <w:color w:val="000000"/>
          <w:sz w:val="24"/>
          <w:szCs w:val="24"/>
        </w:rPr>
      </w:pPr>
      <w:r>
        <w:rPr>
          <w:rFonts w:hint="eastAsia" w:ascii="仿宋" w:hAnsi="仿宋" w:eastAsia="仿宋" w:cs="仿宋"/>
          <w:b/>
          <w:color w:val="000000"/>
          <w:sz w:val="24"/>
          <w:szCs w:val="24"/>
        </w:rPr>
        <w:t>第十</w:t>
      </w:r>
      <w:r>
        <w:rPr>
          <w:rFonts w:hint="eastAsia" w:ascii="仿宋" w:hAnsi="仿宋" w:eastAsia="仿宋" w:cs="仿宋"/>
          <w:b/>
          <w:color w:val="000000"/>
          <w:sz w:val="24"/>
          <w:szCs w:val="24"/>
          <w:lang w:val="en-US" w:eastAsia="zh-CN"/>
        </w:rPr>
        <w:t>六</w:t>
      </w:r>
      <w:r>
        <w:rPr>
          <w:rFonts w:hint="eastAsia" w:ascii="仿宋" w:hAnsi="仿宋" w:eastAsia="仿宋" w:cs="仿宋"/>
          <w:b/>
          <w:color w:val="000000"/>
          <w:sz w:val="24"/>
          <w:szCs w:val="24"/>
        </w:rPr>
        <w:t>条  解决合同纠纷的方式</w:t>
      </w:r>
    </w:p>
    <w:p>
      <w:pPr>
        <w:keepNext w:val="0"/>
        <w:keepLines w:val="0"/>
        <w:pageBreakBefore w:val="0"/>
        <w:widowControl w:val="0"/>
        <w:kinsoku/>
        <w:wordWrap/>
        <w:overflowPunct/>
        <w:topLinePunct w:val="0"/>
        <w:autoSpaceDE/>
        <w:autoSpaceDN/>
        <w:bidi w:val="0"/>
        <w:snapToGrid w:val="0"/>
        <w:spacing w:line="440" w:lineRule="exact"/>
        <w:ind w:firstLine="630"/>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合同双方对合同内容及在合同履行过程中发生的争议，由当事人双方协商解决。协商不成，可向</w:t>
      </w:r>
      <w:r>
        <w:rPr>
          <w:rFonts w:hint="eastAsia" w:ascii="仿宋" w:hAnsi="仿宋" w:eastAsia="仿宋" w:cs="仿宋"/>
          <w:color w:val="000000"/>
          <w:sz w:val="24"/>
          <w:szCs w:val="24"/>
          <w:lang w:eastAsia="zh-CN"/>
        </w:rPr>
        <w:t>项目</w:t>
      </w:r>
      <w:r>
        <w:rPr>
          <w:rFonts w:hint="eastAsia" w:ascii="仿宋" w:hAnsi="仿宋" w:eastAsia="仿宋" w:cs="仿宋"/>
          <w:color w:val="000000"/>
          <w:sz w:val="24"/>
          <w:szCs w:val="24"/>
        </w:rPr>
        <w:t>所在地法院提起诉讼。</w:t>
      </w:r>
    </w:p>
    <w:p>
      <w:pPr>
        <w:keepNext w:val="0"/>
        <w:keepLines w:val="0"/>
        <w:pageBreakBefore w:val="0"/>
        <w:widowControl w:val="0"/>
        <w:kinsoku/>
        <w:wordWrap/>
        <w:overflowPunct/>
        <w:topLinePunct w:val="0"/>
        <w:autoSpaceDE/>
        <w:autoSpaceDN/>
        <w:bidi w:val="0"/>
        <w:snapToGrid w:val="0"/>
        <w:spacing w:line="440" w:lineRule="exact"/>
        <w:textAlignment w:val="auto"/>
        <w:rPr>
          <w:rFonts w:hint="eastAsia" w:ascii="仿宋" w:hAnsi="仿宋" w:eastAsia="仿宋" w:cs="仿宋"/>
          <w:b/>
          <w:color w:val="000000"/>
          <w:sz w:val="24"/>
          <w:szCs w:val="24"/>
        </w:rPr>
      </w:pPr>
      <w:r>
        <w:rPr>
          <w:rFonts w:hint="eastAsia" w:ascii="仿宋" w:hAnsi="仿宋" w:eastAsia="仿宋" w:cs="仿宋"/>
          <w:b/>
          <w:color w:val="000000"/>
          <w:sz w:val="24"/>
          <w:szCs w:val="24"/>
        </w:rPr>
        <w:t>第十</w:t>
      </w:r>
      <w:r>
        <w:rPr>
          <w:rFonts w:hint="eastAsia" w:ascii="仿宋" w:hAnsi="仿宋" w:eastAsia="仿宋" w:cs="仿宋"/>
          <w:b/>
          <w:color w:val="000000"/>
          <w:sz w:val="24"/>
          <w:szCs w:val="24"/>
          <w:lang w:val="en-US" w:eastAsia="zh-CN"/>
        </w:rPr>
        <w:t>七</w:t>
      </w:r>
      <w:r>
        <w:rPr>
          <w:rFonts w:hint="eastAsia" w:ascii="仿宋" w:hAnsi="仿宋" w:eastAsia="仿宋" w:cs="仿宋"/>
          <w:b/>
          <w:color w:val="000000"/>
          <w:sz w:val="24"/>
          <w:szCs w:val="24"/>
        </w:rPr>
        <w:t>条  双方协商的其它条款</w:t>
      </w:r>
    </w:p>
    <w:p>
      <w:pPr>
        <w:keepNext w:val="0"/>
        <w:keepLines w:val="0"/>
        <w:pageBreakBefore w:val="0"/>
        <w:widowControl w:val="0"/>
        <w:kinsoku/>
        <w:wordWrap/>
        <w:overflowPunct/>
        <w:topLinePunct w:val="0"/>
        <w:autoSpaceDE/>
        <w:autoSpaceDN/>
        <w:bidi w:val="0"/>
        <w:snapToGrid w:val="0"/>
        <w:spacing w:line="440" w:lineRule="exact"/>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1</w:t>
      </w:r>
      <w:r>
        <w:rPr>
          <w:rFonts w:hint="eastAsia" w:ascii="仿宋" w:hAnsi="仿宋" w:eastAsia="仿宋" w:cs="仿宋"/>
          <w:color w:val="000000"/>
          <w:sz w:val="24"/>
          <w:szCs w:val="24"/>
          <w:lang w:val="en-US" w:eastAsia="zh-CN"/>
        </w:rPr>
        <w:t>.</w:t>
      </w:r>
      <w:r>
        <w:rPr>
          <w:rFonts w:hint="eastAsia" w:ascii="仿宋" w:hAnsi="仿宋" w:eastAsia="仿宋" w:cs="仿宋"/>
          <w:color w:val="000000"/>
          <w:sz w:val="24"/>
          <w:szCs w:val="24"/>
        </w:rPr>
        <w:t>在质保期内，如发现了买方确认的较严重的质量缺陷，则其质保期中断。由卖方负责修理或退换后，质保期重新开始计算。</w:t>
      </w:r>
    </w:p>
    <w:p>
      <w:pPr>
        <w:keepNext w:val="0"/>
        <w:keepLines w:val="0"/>
        <w:pageBreakBefore w:val="0"/>
        <w:widowControl w:val="0"/>
        <w:kinsoku/>
        <w:wordWrap/>
        <w:overflowPunct/>
        <w:topLinePunct w:val="0"/>
        <w:autoSpaceDE/>
        <w:autoSpaceDN/>
        <w:bidi w:val="0"/>
        <w:snapToGrid w:val="0"/>
        <w:spacing w:line="440" w:lineRule="exact"/>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2</w:t>
      </w:r>
      <w:r>
        <w:rPr>
          <w:rFonts w:hint="eastAsia" w:ascii="仿宋" w:hAnsi="仿宋" w:eastAsia="仿宋" w:cs="仿宋"/>
          <w:color w:val="000000"/>
          <w:sz w:val="24"/>
          <w:szCs w:val="24"/>
          <w:lang w:val="en-US" w:eastAsia="zh-CN"/>
        </w:rPr>
        <w:t>.</w:t>
      </w:r>
      <w:r>
        <w:rPr>
          <w:rFonts w:hint="eastAsia" w:ascii="仿宋" w:hAnsi="仿宋" w:eastAsia="仿宋" w:cs="仿宋"/>
          <w:color w:val="000000"/>
          <w:sz w:val="24"/>
          <w:szCs w:val="24"/>
        </w:rPr>
        <w:t>如果</w:t>
      </w:r>
      <w:r>
        <w:rPr>
          <w:rFonts w:hint="default" w:ascii="仿宋" w:hAnsi="仿宋" w:eastAsia="仿宋" w:cs="仿宋"/>
          <w:color w:val="000000"/>
          <w:sz w:val="24"/>
          <w:szCs w:val="24"/>
        </w:rPr>
        <w:t>在质保期内</w:t>
      </w:r>
      <w:r>
        <w:rPr>
          <w:rFonts w:hint="eastAsia" w:ascii="仿宋" w:hAnsi="仿宋" w:eastAsia="仿宋" w:cs="仿宋"/>
          <w:color w:val="000000"/>
          <w:sz w:val="24"/>
          <w:szCs w:val="24"/>
        </w:rPr>
        <w:t>因本合同</w:t>
      </w:r>
      <w:r>
        <w:rPr>
          <w:rFonts w:hint="eastAsia" w:ascii="仿宋" w:hAnsi="仿宋" w:eastAsia="仿宋" w:cs="仿宋"/>
          <w:color w:val="000000"/>
          <w:sz w:val="24"/>
          <w:szCs w:val="24"/>
          <w:lang w:eastAsia="zh-CN"/>
        </w:rPr>
        <w:t>设备</w:t>
      </w:r>
      <w:r>
        <w:rPr>
          <w:rFonts w:hint="eastAsia" w:ascii="仿宋" w:hAnsi="仿宋" w:eastAsia="仿宋" w:cs="仿宋"/>
          <w:color w:val="000000"/>
          <w:sz w:val="24"/>
          <w:szCs w:val="24"/>
        </w:rPr>
        <w:t>潜在缺陷造成的</w:t>
      </w:r>
      <w:r>
        <w:rPr>
          <w:rFonts w:hint="eastAsia" w:ascii="仿宋" w:hAnsi="仿宋" w:eastAsia="仿宋" w:cs="仿宋"/>
          <w:color w:val="000000"/>
          <w:sz w:val="24"/>
          <w:szCs w:val="24"/>
          <w:lang w:eastAsia="zh-CN"/>
        </w:rPr>
        <w:t>设备</w:t>
      </w:r>
      <w:r>
        <w:rPr>
          <w:rFonts w:hint="eastAsia" w:ascii="仿宋" w:hAnsi="仿宋" w:eastAsia="仿宋" w:cs="仿宋"/>
          <w:color w:val="000000"/>
          <w:sz w:val="24"/>
          <w:szCs w:val="24"/>
        </w:rPr>
        <w:t>损坏，卖方对消除潜在缺陷均应当承担责任并赔偿买方因此受到的损失。</w:t>
      </w:r>
    </w:p>
    <w:p>
      <w:pPr>
        <w:keepNext w:val="0"/>
        <w:keepLines w:val="0"/>
        <w:pageBreakBefore w:val="0"/>
        <w:widowControl w:val="0"/>
        <w:kinsoku/>
        <w:wordWrap/>
        <w:overflowPunct/>
        <w:topLinePunct w:val="0"/>
        <w:autoSpaceDE/>
        <w:autoSpaceDN/>
        <w:bidi w:val="0"/>
        <w:snapToGrid w:val="0"/>
        <w:spacing w:line="440" w:lineRule="exact"/>
        <w:ind w:firstLine="480"/>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3</w:t>
      </w:r>
      <w:r>
        <w:rPr>
          <w:rFonts w:hint="eastAsia" w:ascii="仿宋" w:hAnsi="仿宋" w:eastAsia="仿宋" w:cs="仿宋"/>
          <w:color w:val="000000"/>
          <w:sz w:val="24"/>
          <w:szCs w:val="24"/>
          <w:lang w:val="en-US" w:eastAsia="zh-CN"/>
        </w:rPr>
        <w:t>.</w:t>
      </w:r>
      <w:r>
        <w:rPr>
          <w:rFonts w:hint="eastAsia" w:ascii="仿宋" w:hAnsi="仿宋" w:eastAsia="仿宋" w:cs="仿宋"/>
          <w:color w:val="000000"/>
          <w:sz w:val="24"/>
          <w:szCs w:val="24"/>
        </w:rPr>
        <w:t>在质保期内，当买方要求卖方进行现场服务时，卖方应在接到买方通知的24小时内为买方提供技术服务。产品质量属卖方原因，卖方无偿提供维修服务；属买方原因，卖方收取买方一定的维修费用，具体数额由双方协商。</w:t>
      </w:r>
    </w:p>
    <w:p>
      <w:pPr>
        <w:keepNext w:val="0"/>
        <w:keepLines w:val="0"/>
        <w:pageBreakBefore w:val="0"/>
        <w:widowControl w:val="0"/>
        <w:kinsoku/>
        <w:wordWrap/>
        <w:overflowPunct/>
        <w:topLinePunct w:val="0"/>
        <w:autoSpaceDE/>
        <w:autoSpaceDN/>
        <w:bidi w:val="0"/>
        <w:snapToGrid w:val="0"/>
        <w:spacing w:line="440" w:lineRule="exact"/>
        <w:ind w:firstLine="480"/>
        <w:textAlignment w:val="auto"/>
        <w:rPr>
          <w:rFonts w:hint="eastAsia" w:ascii="仿宋" w:hAnsi="仿宋" w:eastAsia="仿宋" w:cs="仿宋"/>
          <w:color w:val="000000"/>
          <w:sz w:val="24"/>
          <w:szCs w:val="24"/>
          <w:lang w:val="en-US" w:eastAsia="zh-CN"/>
        </w:rPr>
      </w:pPr>
      <w:r>
        <w:rPr>
          <w:rFonts w:hint="eastAsia" w:ascii="仿宋" w:hAnsi="仿宋" w:eastAsia="仿宋" w:cs="仿宋"/>
          <w:color w:val="000000"/>
          <w:sz w:val="24"/>
          <w:szCs w:val="24"/>
          <w:lang w:val="en-US" w:eastAsia="zh-CN"/>
        </w:rPr>
        <w:t>4.卖方承诺负责协调办理本项目全部并网手续。</w:t>
      </w:r>
    </w:p>
    <w:p>
      <w:pPr>
        <w:keepNext w:val="0"/>
        <w:keepLines w:val="0"/>
        <w:pageBreakBefore w:val="0"/>
        <w:widowControl w:val="0"/>
        <w:kinsoku/>
        <w:wordWrap/>
        <w:overflowPunct/>
        <w:topLinePunct w:val="0"/>
        <w:autoSpaceDE/>
        <w:autoSpaceDN/>
        <w:bidi w:val="0"/>
        <w:snapToGrid w:val="0"/>
        <w:spacing w:line="440" w:lineRule="exact"/>
        <w:ind w:firstLine="480"/>
        <w:textAlignment w:val="auto"/>
        <w:rPr>
          <w:rFonts w:hint="eastAsia" w:ascii="仿宋" w:hAnsi="仿宋" w:eastAsia="仿宋" w:cs="仿宋"/>
          <w:color w:val="000000"/>
          <w:sz w:val="24"/>
          <w:szCs w:val="24"/>
          <w:lang w:val="en-US" w:eastAsia="zh-CN"/>
        </w:rPr>
      </w:pPr>
      <w:r>
        <w:rPr>
          <w:rFonts w:hint="eastAsia" w:ascii="仿宋" w:hAnsi="仿宋" w:eastAsia="仿宋" w:cs="仿宋"/>
          <w:color w:val="000000"/>
          <w:sz w:val="24"/>
          <w:szCs w:val="24"/>
          <w:lang w:val="en-US" w:eastAsia="zh-CN"/>
        </w:rPr>
        <w:t>5.涉网相关试验工作由买方负责组织实施。</w:t>
      </w:r>
    </w:p>
    <w:p>
      <w:pPr>
        <w:keepNext w:val="0"/>
        <w:keepLines w:val="0"/>
        <w:pageBreakBefore w:val="0"/>
        <w:widowControl w:val="0"/>
        <w:kinsoku/>
        <w:wordWrap/>
        <w:overflowPunct/>
        <w:topLinePunct w:val="0"/>
        <w:autoSpaceDE/>
        <w:autoSpaceDN/>
        <w:bidi w:val="0"/>
        <w:snapToGrid w:val="0"/>
        <w:spacing w:line="440" w:lineRule="exact"/>
        <w:ind w:firstLine="480"/>
        <w:textAlignment w:val="auto"/>
        <w:rPr>
          <w:rFonts w:hint="eastAsia" w:ascii="仿宋" w:hAnsi="仿宋" w:eastAsia="仿宋" w:cs="仿宋"/>
          <w:color w:val="000000"/>
          <w:sz w:val="24"/>
          <w:szCs w:val="24"/>
          <w:lang w:val="en-US" w:eastAsia="zh-CN"/>
        </w:rPr>
      </w:pPr>
      <w:r>
        <w:rPr>
          <w:rFonts w:hint="eastAsia" w:ascii="仿宋" w:hAnsi="仿宋" w:eastAsia="仿宋" w:cs="仿宋"/>
          <w:color w:val="000000"/>
          <w:sz w:val="24"/>
          <w:szCs w:val="24"/>
          <w:lang w:val="en-US" w:eastAsia="zh-CN"/>
        </w:rPr>
        <w:t>6.紧急并网故障12小时内抵达现场，普通故障24小时内；每逾期一日扣合同万分之五违约金。</w:t>
      </w:r>
    </w:p>
    <w:p>
      <w:pPr>
        <w:keepNext w:val="0"/>
        <w:keepLines w:val="0"/>
        <w:pageBreakBefore w:val="0"/>
        <w:widowControl w:val="0"/>
        <w:kinsoku/>
        <w:wordWrap/>
        <w:overflowPunct/>
        <w:topLinePunct w:val="0"/>
        <w:autoSpaceDE/>
        <w:autoSpaceDN/>
        <w:bidi w:val="0"/>
        <w:snapToGrid w:val="0"/>
        <w:spacing w:line="440" w:lineRule="exact"/>
        <w:ind w:firstLine="480"/>
        <w:textAlignment w:val="auto"/>
        <w:rPr>
          <w:rFonts w:hint="eastAsia" w:ascii="仿宋" w:hAnsi="仿宋" w:eastAsia="仿宋" w:cs="仿宋"/>
          <w:color w:val="000000"/>
          <w:sz w:val="24"/>
          <w:szCs w:val="24"/>
          <w:lang w:val="en-US" w:eastAsia="zh-CN"/>
        </w:rPr>
      </w:pPr>
      <w:r>
        <w:rPr>
          <w:rFonts w:hint="eastAsia" w:ascii="仿宋" w:hAnsi="仿宋" w:eastAsia="仿宋" w:cs="仿宋"/>
          <w:color w:val="000000"/>
          <w:sz w:val="24"/>
          <w:szCs w:val="24"/>
          <w:lang w:val="en-US" w:eastAsia="zh-CN"/>
        </w:rPr>
        <w:t>7.电芯衰减标准：每年容量衰减不得超过 2%，年度检测超标卖方免费整组更换，并补偿因衰减造成的损失。</w:t>
      </w:r>
    </w:p>
    <w:p>
      <w:pPr>
        <w:keepNext w:val="0"/>
        <w:keepLines w:val="0"/>
        <w:pageBreakBefore w:val="0"/>
        <w:widowControl w:val="0"/>
        <w:kinsoku/>
        <w:wordWrap/>
        <w:overflowPunct/>
        <w:topLinePunct w:val="0"/>
        <w:autoSpaceDE/>
        <w:autoSpaceDN/>
        <w:bidi w:val="0"/>
        <w:snapToGrid w:val="0"/>
        <w:spacing w:line="440" w:lineRule="exact"/>
        <w:ind w:firstLine="480"/>
        <w:textAlignment w:val="auto"/>
        <w:rPr>
          <w:rFonts w:hint="default" w:ascii="仿宋" w:hAnsi="仿宋" w:eastAsia="仿宋" w:cs="仿宋"/>
          <w:color w:val="000000"/>
          <w:sz w:val="24"/>
          <w:szCs w:val="24"/>
          <w:lang w:val="en-US" w:eastAsia="zh-CN"/>
        </w:rPr>
      </w:pPr>
      <w:r>
        <w:rPr>
          <w:rFonts w:hint="eastAsia" w:ascii="仿宋" w:hAnsi="仿宋" w:eastAsia="仿宋" w:cs="仿宋"/>
          <w:color w:val="000000"/>
          <w:sz w:val="24"/>
          <w:szCs w:val="24"/>
          <w:lang w:val="en-US" w:eastAsia="zh-CN"/>
        </w:rPr>
        <w:t>8.卖方全程配合电网资料提交、涉网试验、并网验收，拒不配合造成并网延期，计取延期违约金。</w:t>
      </w:r>
    </w:p>
    <w:p>
      <w:pPr>
        <w:keepNext w:val="0"/>
        <w:keepLines w:val="0"/>
        <w:pageBreakBefore w:val="0"/>
        <w:widowControl w:val="0"/>
        <w:kinsoku/>
        <w:wordWrap/>
        <w:overflowPunct/>
        <w:topLinePunct w:val="0"/>
        <w:autoSpaceDE/>
        <w:autoSpaceDN/>
        <w:bidi w:val="0"/>
        <w:snapToGrid w:val="0"/>
        <w:spacing w:line="440" w:lineRule="exact"/>
        <w:ind w:firstLine="480"/>
        <w:textAlignment w:val="auto"/>
        <w:rPr>
          <w:rFonts w:hint="default" w:ascii="仿宋" w:hAnsi="仿宋" w:eastAsia="仿宋" w:cs="仿宋"/>
          <w:color w:val="000000"/>
          <w:sz w:val="24"/>
          <w:szCs w:val="24"/>
          <w:lang w:val="en-US"/>
        </w:rPr>
      </w:pPr>
      <w:r>
        <w:rPr>
          <w:rFonts w:hint="eastAsia" w:ascii="仿宋" w:hAnsi="仿宋" w:eastAsia="仿宋" w:cs="仿宋"/>
          <w:color w:val="000000"/>
          <w:sz w:val="24"/>
          <w:lang w:val="en-US" w:eastAsia="zh-CN"/>
        </w:rPr>
        <w:t>9.</w:t>
      </w:r>
      <w:r>
        <w:rPr>
          <w:rFonts w:hint="eastAsia" w:ascii="仿宋" w:hAnsi="仿宋" w:eastAsia="仿宋" w:cs="仿宋"/>
          <w:color w:val="000000"/>
          <w:sz w:val="24"/>
          <w:szCs w:val="24"/>
          <w:lang w:val="en-US" w:eastAsia="zh-CN"/>
        </w:rPr>
        <w:t>合同价格调价机制：</w:t>
      </w:r>
    </w:p>
    <w:p>
      <w:pPr>
        <w:keepNext w:val="0"/>
        <w:keepLines w:val="0"/>
        <w:pageBreakBefore w:val="0"/>
        <w:widowControl w:val="0"/>
        <w:kinsoku/>
        <w:wordWrap/>
        <w:overflowPunct/>
        <w:topLinePunct w:val="0"/>
        <w:autoSpaceDE/>
        <w:autoSpaceDN/>
        <w:bidi w:val="0"/>
        <w:snapToGrid w:val="0"/>
        <w:spacing w:line="440" w:lineRule="exact"/>
        <w:ind w:firstLine="480"/>
        <w:textAlignment w:val="auto"/>
        <w:rPr>
          <w:rFonts w:hint="eastAsia" w:ascii="仿宋" w:hAnsi="仿宋" w:eastAsia="仿宋" w:cs="仿宋"/>
          <w:color w:val="000000"/>
          <w:sz w:val="24"/>
          <w:szCs w:val="24"/>
          <w:lang w:val="en-US"/>
        </w:rPr>
      </w:pPr>
      <w:r>
        <w:rPr>
          <w:rFonts w:hint="eastAsia" w:ascii="仿宋" w:hAnsi="仿宋" w:eastAsia="仿宋" w:cs="仿宋"/>
          <w:color w:val="000000"/>
          <w:sz w:val="24"/>
          <w:szCs w:val="24"/>
          <w:lang w:val="en-US" w:eastAsia="zh-CN"/>
        </w:rPr>
        <w:t>自本合同签订之日起至卖方收到预付款之日，以下公式中P1相较于P0的波动幅度超过0.</w:t>
      </w:r>
      <w:r>
        <w:rPr>
          <w:rFonts w:hint="default" w:ascii="仿宋" w:hAnsi="仿宋" w:eastAsia="仿宋" w:cs="仿宋"/>
          <w:color w:val="000000"/>
          <w:sz w:val="24"/>
          <w:szCs w:val="24"/>
          <w:lang w:eastAsia="zh-CN"/>
        </w:rPr>
        <w:t>3</w:t>
      </w:r>
      <w:r>
        <w:rPr>
          <w:rFonts w:hint="eastAsia" w:ascii="仿宋" w:hAnsi="仿宋" w:eastAsia="仿宋" w:cs="仿宋"/>
          <w:color w:val="000000"/>
          <w:sz w:val="24"/>
          <w:szCs w:val="24"/>
          <w:lang w:val="en-US" w:eastAsia="zh-CN"/>
        </w:rPr>
        <w:t>万元/吨或S1相较于S0的波动幅度超过0.25万元/吨，则任一方均有权提出调整本合同价格。双方同意按以下调价机制执行：</w:t>
      </w:r>
    </w:p>
    <w:p>
      <w:pPr>
        <w:keepNext w:val="0"/>
        <w:keepLines w:val="0"/>
        <w:pageBreakBefore w:val="0"/>
        <w:widowControl w:val="0"/>
        <w:kinsoku/>
        <w:wordWrap/>
        <w:overflowPunct/>
        <w:topLinePunct w:val="0"/>
        <w:autoSpaceDE/>
        <w:autoSpaceDN/>
        <w:bidi w:val="0"/>
        <w:snapToGrid w:val="0"/>
        <w:spacing w:line="440" w:lineRule="exact"/>
        <w:ind w:firstLine="480"/>
        <w:textAlignment w:val="auto"/>
        <w:rPr>
          <w:rFonts w:hint="eastAsia" w:ascii="仿宋" w:hAnsi="仿宋" w:eastAsia="仿宋" w:cs="仿宋"/>
          <w:color w:val="000000"/>
          <w:sz w:val="24"/>
          <w:szCs w:val="24"/>
          <w:lang w:val="en-US"/>
        </w:rPr>
      </w:pPr>
      <w:r>
        <w:rPr>
          <w:rFonts w:hint="eastAsia" w:ascii="仿宋" w:hAnsi="仿宋" w:eastAsia="仿宋" w:cs="仿宋"/>
          <w:color w:val="000000"/>
          <w:sz w:val="24"/>
          <w:szCs w:val="24"/>
          <w:lang w:val="en-US" w:eastAsia="zh-CN"/>
        </w:rPr>
        <w:t>调价总额（元）= ( P1- P0 ) × R 1× 系统总容量（MWh） × 1,000,000+( S1- S0 ) × R2 × 系统总容量（MWh） × 1,000,000</w:t>
      </w:r>
    </w:p>
    <w:p>
      <w:pPr>
        <w:keepNext w:val="0"/>
        <w:keepLines w:val="0"/>
        <w:pageBreakBefore w:val="0"/>
        <w:widowControl w:val="0"/>
        <w:kinsoku/>
        <w:wordWrap/>
        <w:overflowPunct/>
        <w:topLinePunct w:val="0"/>
        <w:autoSpaceDE/>
        <w:autoSpaceDN/>
        <w:bidi w:val="0"/>
        <w:snapToGrid w:val="0"/>
        <w:spacing w:line="440" w:lineRule="exact"/>
        <w:ind w:firstLine="480"/>
        <w:textAlignment w:val="auto"/>
        <w:rPr>
          <w:rFonts w:hint="eastAsia" w:ascii="仿宋" w:hAnsi="仿宋" w:eastAsia="仿宋" w:cs="仿宋"/>
          <w:color w:val="000000"/>
          <w:sz w:val="24"/>
          <w:szCs w:val="24"/>
          <w:lang w:val="en-US"/>
        </w:rPr>
      </w:pPr>
      <w:r>
        <w:rPr>
          <w:rFonts w:hint="eastAsia" w:ascii="仿宋" w:hAnsi="仿宋" w:eastAsia="仿宋" w:cs="仿宋"/>
          <w:color w:val="000000"/>
          <w:sz w:val="24"/>
          <w:szCs w:val="24"/>
          <w:lang w:val="en-US" w:eastAsia="zh-CN"/>
        </w:rPr>
        <w:t>备注：</w:t>
      </w:r>
    </w:p>
    <w:p>
      <w:pPr>
        <w:keepNext w:val="0"/>
        <w:keepLines w:val="0"/>
        <w:pageBreakBefore w:val="0"/>
        <w:widowControl w:val="0"/>
        <w:kinsoku/>
        <w:wordWrap/>
        <w:overflowPunct/>
        <w:topLinePunct w:val="0"/>
        <w:autoSpaceDE/>
        <w:autoSpaceDN/>
        <w:bidi w:val="0"/>
        <w:snapToGrid w:val="0"/>
        <w:spacing w:line="440" w:lineRule="exact"/>
        <w:ind w:firstLine="480"/>
        <w:textAlignment w:val="auto"/>
        <w:rPr>
          <w:rFonts w:hint="eastAsia" w:ascii="仿宋" w:hAnsi="仿宋" w:eastAsia="仿宋" w:cs="仿宋"/>
          <w:color w:val="000000"/>
          <w:sz w:val="24"/>
          <w:szCs w:val="24"/>
          <w:lang w:val="en-US"/>
        </w:rPr>
      </w:pPr>
      <w:r>
        <w:rPr>
          <w:rFonts w:hint="eastAsia" w:ascii="仿宋" w:hAnsi="仿宋" w:eastAsia="仿宋" w:cs="仿宋"/>
          <w:color w:val="000000"/>
          <w:sz w:val="24"/>
          <w:szCs w:val="24"/>
          <w:lang w:val="en-US" w:eastAsia="zh-CN"/>
        </w:rPr>
        <w:t>P1=卖方收到预付款之日前30天上海有色网（网址：https://www.smm.cn/）发布的电池级碳酸锂平均含税价格（万元/吨）；</w:t>
      </w:r>
    </w:p>
    <w:p>
      <w:pPr>
        <w:keepNext w:val="0"/>
        <w:keepLines w:val="0"/>
        <w:pageBreakBefore w:val="0"/>
        <w:widowControl w:val="0"/>
        <w:kinsoku/>
        <w:wordWrap/>
        <w:overflowPunct/>
        <w:topLinePunct w:val="0"/>
        <w:autoSpaceDE/>
        <w:autoSpaceDN/>
        <w:bidi w:val="0"/>
        <w:snapToGrid w:val="0"/>
        <w:spacing w:line="440" w:lineRule="exact"/>
        <w:ind w:firstLine="480"/>
        <w:textAlignment w:val="auto"/>
        <w:rPr>
          <w:rFonts w:hint="eastAsia" w:ascii="仿宋" w:hAnsi="仿宋" w:eastAsia="仿宋" w:cs="仿宋"/>
          <w:color w:val="000000"/>
          <w:sz w:val="24"/>
          <w:szCs w:val="24"/>
          <w:lang w:val="en-US"/>
        </w:rPr>
      </w:pPr>
      <w:r>
        <w:rPr>
          <w:rFonts w:hint="eastAsia" w:ascii="仿宋" w:hAnsi="仿宋" w:eastAsia="仿宋" w:cs="仿宋"/>
          <w:color w:val="000000"/>
          <w:sz w:val="24"/>
          <w:szCs w:val="24"/>
          <w:lang w:val="en-US" w:eastAsia="zh-CN"/>
        </w:rPr>
        <w:t>P0=合同签订之日前30天上海有色网发布的电池级碳酸锂平均含税价格（万元/吨）；</w:t>
      </w:r>
    </w:p>
    <w:p>
      <w:pPr>
        <w:keepNext w:val="0"/>
        <w:keepLines w:val="0"/>
        <w:pageBreakBefore w:val="0"/>
        <w:widowControl w:val="0"/>
        <w:kinsoku/>
        <w:wordWrap/>
        <w:overflowPunct/>
        <w:topLinePunct w:val="0"/>
        <w:autoSpaceDE/>
        <w:autoSpaceDN/>
        <w:bidi w:val="0"/>
        <w:snapToGrid w:val="0"/>
        <w:spacing w:line="440" w:lineRule="exact"/>
        <w:ind w:firstLine="480"/>
        <w:textAlignment w:val="auto"/>
        <w:rPr>
          <w:rFonts w:hint="eastAsia" w:ascii="仿宋" w:hAnsi="仿宋" w:eastAsia="仿宋" w:cs="仿宋"/>
          <w:color w:val="000000"/>
          <w:sz w:val="24"/>
          <w:szCs w:val="24"/>
          <w:lang w:val="en-US"/>
        </w:rPr>
      </w:pPr>
      <w:r>
        <w:rPr>
          <w:rFonts w:hint="eastAsia" w:ascii="仿宋" w:hAnsi="仿宋" w:eastAsia="仿宋" w:cs="仿宋"/>
          <w:color w:val="000000"/>
          <w:sz w:val="24"/>
          <w:szCs w:val="24"/>
          <w:lang w:val="en-US" w:eastAsia="zh-CN"/>
        </w:rPr>
        <w:t>S1=卖方收到预付款之日前30天上海有色网（网址：https://www.smm.cn/）发布的电解液（磷酸铁锂用）平均含税价格（万元/吨）；</w:t>
      </w:r>
    </w:p>
    <w:p>
      <w:pPr>
        <w:keepNext w:val="0"/>
        <w:keepLines w:val="0"/>
        <w:pageBreakBefore w:val="0"/>
        <w:widowControl w:val="0"/>
        <w:kinsoku/>
        <w:wordWrap/>
        <w:overflowPunct/>
        <w:topLinePunct w:val="0"/>
        <w:autoSpaceDE/>
        <w:autoSpaceDN/>
        <w:bidi w:val="0"/>
        <w:snapToGrid w:val="0"/>
        <w:spacing w:line="440" w:lineRule="exact"/>
        <w:ind w:firstLine="480"/>
        <w:textAlignment w:val="auto"/>
        <w:rPr>
          <w:rFonts w:hint="eastAsia" w:ascii="仿宋" w:hAnsi="仿宋" w:eastAsia="仿宋" w:cs="仿宋"/>
          <w:color w:val="000000"/>
          <w:sz w:val="24"/>
          <w:szCs w:val="24"/>
          <w:lang w:val="en-US"/>
        </w:rPr>
      </w:pPr>
      <w:r>
        <w:rPr>
          <w:rFonts w:hint="eastAsia" w:ascii="仿宋" w:hAnsi="仿宋" w:eastAsia="仿宋" w:cs="仿宋"/>
          <w:color w:val="000000"/>
          <w:sz w:val="24"/>
          <w:szCs w:val="24"/>
          <w:lang w:val="en-US" w:eastAsia="zh-CN"/>
        </w:rPr>
        <w:t>S0=合同签订之日前30天上海有色网发布的电解液（磷酸铁锂用）平均含税价格（万元/吨）；</w:t>
      </w:r>
    </w:p>
    <w:p>
      <w:pPr>
        <w:keepNext w:val="0"/>
        <w:keepLines w:val="0"/>
        <w:pageBreakBefore w:val="0"/>
        <w:widowControl w:val="0"/>
        <w:kinsoku/>
        <w:wordWrap/>
        <w:overflowPunct/>
        <w:topLinePunct w:val="0"/>
        <w:autoSpaceDE/>
        <w:autoSpaceDN/>
        <w:bidi w:val="0"/>
        <w:snapToGrid w:val="0"/>
        <w:spacing w:line="440" w:lineRule="exact"/>
        <w:ind w:firstLine="480"/>
        <w:textAlignment w:val="auto"/>
        <w:rPr>
          <w:rFonts w:hint="eastAsia" w:ascii="仿宋" w:hAnsi="仿宋" w:eastAsia="仿宋" w:cs="仿宋"/>
          <w:color w:val="000000"/>
          <w:sz w:val="24"/>
          <w:szCs w:val="24"/>
          <w:lang w:val="en-US"/>
        </w:rPr>
      </w:pPr>
      <w:r>
        <w:rPr>
          <w:rFonts w:hint="eastAsia" w:ascii="仿宋" w:hAnsi="仿宋" w:eastAsia="仿宋" w:cs="仿宋"/>
          <w:color w:val="000000"/>
          <w:sz w:val="24"/>
          <w:szCs w:val="24"/>
          <w:lang w:val="en-US" w:eastAsia="zh-CN"/>
        </w:rPr>
        <w:t>R1为线性调价系数，固定为 0.006（元/Wh）/（万元/吨），即价格每变动1万元/吨，折算单价调整0.006元/Wh，下同；</w:t>
      </w:r>
    </w:p>
    <w:p>
      <w:pPr>
        <w:keepNext w:val="0"/>
        <w:keepLines w:val="0"/>
        <w:pageBreakBefore w:val="0"/>
        <w:widowControl w:val="0"/>
        <w:kinsoku/>
        <w:wordWrap/>
        <w:overflowPunct/>
        <w:topLinePunct w:val="0"/>
        <w:autoSpaceDE/>
        <w:autoSpaceDN/>
        <w:bidi w:val="0"/>
        <w:snapToGrid w:val="0"/>
        <w:spacing w:line="440" w:lineRule="exact"/>
        <w:ind w:firstLine="480"/>
        <w:textAlignment w:val="auto"/>
        <w:rPr>
          <w:rFonts w:hint="eastAsia" w:ascii="仿宋" w:hAnsi="仿宋" w:eastAsia="仿宋" w:cs="仿宋"/>
          <w:color w:val="000000"/>
          <w:sz w:val="24"/>
          <w:szCs w:val="24"/>
          <w:lang w:val="en-US"/>
        </w:rPr>
      </w:pPr>
      <w:r>
        <w:rPr>
          <w:rFonts w:hint="eastAsia" w:ascii="仿宋" w:hAnsi="仿宋" w:eastAsia="仿宋" w:cs="仿宋"/>
          <w:color w:val="000000"/>
          <w:sz w:val="24"/>
          <w:szCs w:val="24"/>
          <w:lang w:val="en-US" w:eastAsia="zh-CN"/>
        </w:rPr>
        <w:t>R2为线性调价系数，固定为 0.01</w:t>
      </w:r>
      <w:r>
        <w:rPr>
          <w:rFonts w:hint="default" w:ascii="仿宋" w:hAnsi="仿宋" w:eastAsia="仿宋" w:cs="仿宋"/>
          <w:color w:val="000000"/>
          <w:sz w:val="24"/>
          <w:szCs w:val="24"/>
          <w:lang w:eastAsia="zh-CN"/>
        </w:rPr>
        <w:t>1</w:t>
      </w:r>
      <w:r>
        <w:rPr>
          <w:rFonts w:hint="eastAsia" w:ascii="仿宋" w:hAnsi="仿宋" w:eastAsia="仿宋" w:cs="仿宋"/>
          <w:color w:val="000000"/>
          <w:sz w:val="24"/>
          <w:szCs w:val="24"/>
          <w:lang w:val="en-US" w:eastAsia="zh-CN"/>
        </w:rPr>
        <w:t>2（元/Wh）/（万元/吨）；</w:t>
      </w:r>
    </w:p>
    <w:p>
      <w:pPr>
        <w:keepNext w:val="0"/>
        <w:keepLines w:val="0"/>
        <w:pageBreakBefore w:val="0"/>
        <w:widowControl w:val="0"/>
        <w:kinsoku/>
        <w:wordWrap/>
        <w:overflowPunct/>
        <w:topLinePunct w:val="0"/>
        <w:autoSpaceDE/>
        <w:autoSpaceDN/>
        <w:bidi w:val="0"/>
        <w:snapToGrid w:val="0"/>
        <w:spacing w:line="440" w:lineRule="exact"/>
        <w:ind w:firstLine="480"/>
        <w:textAlignment w:val="auto"/>
        <w:rPr>
          <w:rFonts w:hint="eastAsia" w:ascii="仿宋" w:hAnsi="仿宋" w:eastAsia="仿宋" w:cs="仿宋"/>
          <w:color w:val="000000"/>
          <w:sz w:val="24"/>
          <w:szCs w:val="24"/>
          <w:lang w:val="en-US"/>
        </w:rPr>
      </w:pPr>
      <w:r>
        <w:rPr>
          <w:rFonts w:hint="eastAsia" w:ascii="仿宋" w:hAnsi="仿宋" w:eastAsia="仿宋" w:cs="仿宋"/>
          <w:color w:val="000000"/>
          <w:sz w:val="24"/>
          <w:szCs w:val="24"/>
          <w:lang w:val="en-US" w:eastAsia="zh-CN"/>
        </w:rPr>
        <w:t>系统总容量以MWh为单位，1MWh = 1,000,000 Wh。</w:t>
      </w:r>
    </w:p>
    <w:p>
      <w:pPr>
        <w:keepNext w:val="0"/>
        <w:keepLines w:val="0"/>
        <w:pageBreakBefore w:val="0"/>
        <w:widowControl w:val="0"/>
        <w:kinsoku/>
        <w:wordWrap/>
        <w:overflowPunct/>
        <w:topLinePunct w:val="0"/>
        <w:autoSpaceDE/>
        <w:autoSpaceDN/>
        <w:bidi w:val="0"/>
        <w:snapToGrid w:val="0"/>
        <w:spacing w:line="440" w:lineRule="exact"/>
        <w:ind w:firstLine="480"/>
        <w:textAlignment w:val="auto"/>
        <w:rPr>
          <w:rFonts w:hint="eastAsia" w:ascii="仿宋" w:hAnsi="仿宋" w:eastAsia="仿宋" w:cs="仿宋"/>
          <w:color w:val="000000"/>
          <w:sz w:val="24"/>
          <w:szCs w:val="24"/>
          <w:lang w:val="en-US" w:eastAsia="zh-CN"/>
        </w:rPr>
      </w:pPr>
      <w:r>
        <w:rPr>
          <w:rFonts w:hint="eastAsia" w:ascii="仿宋" w:hAnsi="仿宋" w:eastAsia="仿宋" w:cs="仿宋"/>
          <w:color w:val="000000"/>
          <w:sz w:val="24"/>
          <w:szCs w:val="24"/>
          <w:lang w:val="en-US" w:eastAsia="zh-CN"/>
        </w:rPr>
        <w:t>双方应在触发上述调价机制且一方提出调价后7日内就价格调整签订书面补充协议。若双方无法达成一致，买卖方有权解除合同且无需承担违约责任。</w:t>
      </w:r>
    </w:p>
    <w:p>
      <w:pPr>
        <w:pStyle w:val="5"/>
        <w:ind w:firstLine="480"/>
        <w:rPr>
          <w:rFonts w:hint="default" w:eastAsia="宋体"/>
          <w:lang w:val="en-US" w:eastAsia="zh-CN"/>
        </w:rPr>
      </w:pPr>
    </w:p>
    <w:p>
      <w:pPr>
        <w:keepNext w:val="0"/>
        <w:keepLines w:val="0"/>
        <w:pageBreakBefore w:val="0"/>
        <w:widowControl w:val="0"/>
        <w:kinsoku/>
        <w:wordWrap/>
        <w:overflowPunct/>
        <w:topLinePunct w:val="0"/>
        <w:autoSpaceDE/>
        <w:autoSpaceDN/>
        <w:bidi w:val="0"/>
        <w:snapToGrid w:val="0"/>
        <w:spacing w:line="440" w:lineRule="exact"/>
        <w:textAlignment w:val="auto"/>
        <w:rPr>
          <w:rFonts w:hint="eastAsia" w:ascii="仿宋" w:hAnsi="仿宋" w:eastAsia="仿宋" w:cs="仿宋"/>
          <w:b/>
          <w:color w:val="000000"/>
          <w:sz w:val="24"/>
          <w:szCs w:val="24"/>
        </w:rPr>
      </w:pPr>
      <w:r>
        <w:rPr>
          <w:rFonts w:hint="eastAsia" w:ascii="仿宋" w:hAnsi="仿宋" w:eastAsia="仿宋" w:cs="仿宋"/>
          <w:b/>
          <w:color w:val="000000"/>
          <w:sz w:val="24"/>
          <w:szCs w:val="24"/>
        </w:rPr>
        <w:t>第十</w:t>
      </w:r>
      <w:r>
        <w:rPr>
          <w:rFonts w:hint="eastAsia" w:ascii="仿宋" w:hAnsi="仿宋" w:eastAsia="仿宋" w:cs="仿宋"/>
          <w:b/>
          <w:color w:val="000000"/>
          <w:sz w:val="24"/>
          <w:szCs w:val="24"/>
          <w:lang w:val="en-US" w:eastAsia="zh-CN"/>
        </w:rPr>
        <w:t>八</w:t>
      </w:r>
      <w:r>
        <w:rPr>
          <w:rFonts w:hint="eastAsia" w:ascii="仿宋" w:hAnsi="仿宋" w:eastAsia="仿宋" w:cs="仿宋"/>
          <w:b/>
          <w:color w:val="000000"/>
          <w:sz w:val="24"/>
          <w:szCs w:val="24"/>
        </w:rPr>
        <w:t>条  本合同生效条件</w:t>
      </w:r>
    </w:p>
    <w:p>
      <w:pPr>
        <w:keepNext w:val="0"/>
        <w:keepLines w:val="0"/>
        <w:pageBreakBefore w:val="0"/>
        <w:widowControl w:val="0"/>
        <w:kinsoku/>
        <w:wordWrap/>
        <w:overflowPunct/>
        <w:topLinePunct w:val="0"/>
        <w:autoSpaceDE/>
        <w:autoSpaceDN/>
        <w:bidi w:val="0"/>
        <w:snapToGrid w:val="0"/>
        <w:spacing w:line="440" w:lineRule="exact"/>
        <w:ind w:firstLine="630"/>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双方签字盖章后生效。</w:t>
      </w:r>
    </w:p>
    <w:p>
      <w:pPr>
        <w:keepNext w:val="0"/>
        <w:keepLines w:val="0"/>
        <w:pageBreakBefore w:val="0"/>
        <w:widowControl w:val="0"/>
        <w:kinsoku/>
        <w:wordWrap/>
        <w:overflowPunct/>
        <w:topLinePunct w:val="0"/>
        <w:autoSpaceDE/>
        <w:autoSpaceDN/>
        <w:bidi w:val="0"/>
        <w:snapToGrid w:val="0"/>
        <w:spacing w:line="440" w:lineRule="exact"/>
        <w:textAlignment w:val="auto"/>
        <w:rPr>
          <w:rFonts w:hint="eastAsia" w:ascii="仿宋" w:hAnsi="仿宋" w:eastAsia="仿宋" w:cs="仿宋"/>
          <w:b/>
          <w:color w:val="000000"/>
          <w:sz w:val="24"/>
          <w:szCs w:val="24"/>
        </w:rPr>
      </w:pPr>
      <w:r>
        <w:rPr>
          <w:rFonts w:hint="eastAsia" w:ascii="仿宋" w:hAnsi="仿宋" w:eastAsia="仿宋" w:cs="仿宋"/>
          <w:b/>
          <w:color w:val="000000"/>
          <w:sz w:val="24"/>
          <w:szCs w:val="24"/>
        </w:rPr>
        <w:t>第十</w:t>
      </w:r>
      <w:r>
        <w:rPr>
          <w:rFonts w:hint="eastAsia" w:ascii="仿宋" w:hAnsi="仿宋" w:eastAsia="仿宋" w:cs="仿宋"/>
          <w:b/>
          <w:color w:val="000000"/>
          <w:sz w:val="24"/>
          <w:szCs w:val="24"/>
          <w:lang w:val="en-US" w:eastAsia="zh-CN"/>
        </w:rPr>
        <w:t>九</w:t>
      </w:r>
      <w:r>
        <w:rPr>
          <w:rFonts w:hint="eastAsia" w:ascii="仿宋" w:hAnsi="仿宋" w:eastAsia="仿宋" w:cs="仿宋"/>
          <w:b/>
          <w:color w:val="000000"/>
          <w:sz w:val="24"/>
          <w:szCs w:val="24"/>
        </w:rPr>
        <w:t>条  合同份数</w:t>
      </w:r>
    </w:p>
    <w:p>
      <w:pPr>
        <w:keepNext w:val="0"/>
        <w:keepLines w:val="0"/>
        <w:pageBreakBefore w:val="0"/>
        <w:widowControl w:val="0"/>
        <w:kinsoku/>
        <w:wordWrap/>
        <w:overflowPunct/>
        <w:topLinePunct w:val="0"/>
        <w:autoSpaceDE/>
        <w:autoSpaceDN/>
        <w:bidi w:val="0"/>
        <w:snapToGrid w:val="0"/>
        <w:spacing w:line="440" w:lineRule="exact"/>
        <w:ind w:firstLine="630"/>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本合同一式[</w:t>
      </w:r>
      <w:r>
        <w:rPr>
          <w:rFonts w:hint="eastAsia" w:ascii="仿宋" w:hAnsi="仿宋" w:eastAsia="仿宋" w:cs="仿宋"/>
          <w:color w:val="000000"/>
          <w:sz w:val="24"/>
          <w:szCs w:val="24"/>
          <w:shd w:val="pct5" w:color="auto" w:fill="FFFFFF"/>
        </w:rPr>
        <w:t xml:space="preserve"> </w:t>
      </w:r>
      <w:r>
        <w:rPr>
          <w:rFonts w:hint="eastAsia" w:ascii="仿宋" w:hAnsi="仿宋" w:eastAsia="仿宋" w:cs="仿宋"/>
          <w:color w:val="000000"/>
          <w:sz w:val="24"/>
          <w:szCs w:val="24"/>
          <w:shd w:val="pct5" w:color="auto" w:fill="FFFFFF"/>
          <w:lang w:val="en-US" w:eastAsia="zh-CN"/>
        </w:rPr>
        <w:t>4</w:t>
      </w:r>
      <w:r>
        <w:rPr>
          <w:rFonts w:hint="eastAsia" w:ascii="仿宋" w:hAnsi="仿宋" w:eastAsia="仿宋" w:cs="仿宋"/>
          <w:color w:val="000000"/>
          <w:sz w:val="24"/>
          <w:szCs w:val="24"/>
          <w:shd w:val="pct5" w:color="auto" w:fill="FFFFFF"/>
        </w:rPr>
        <w:t xml:space="preserve"> </w:t>
      </w:r>
      <w:r>
        <w:rPr>
          <w:rFonts w:hint="eastAsia" w:ascii="仿宋" w:hAnsi="仿宋" w:eastAsia="仿宋" w:cs="仿宋"/>
          <w:color w:val="000000"/>
          <w:sz w:val="24"/>
          <w:szCs w:val="24"/>
        </w:rPr>
        <w:t>]份，买方[</w:t>
      </w:r>
      <w:r>
        <w:rPr>
          <w:rFonts w:hint="eastAsia" w:ascii="仿宋" w:hAnsi="仿宋" w:eastAsia="仿宋" w:cs="仿宋"/>
          <w:color w:val="000000"/>
          <w:sz w:val="24"/>
          <w:szCs w:val="24"/>
          <w:shd w:val="pct5" w:color="auto" w:fill="FFFFFF"/>
        </w:rPr>
        <w:t xml:space="preserve"> </w:t>
      </w:r>
      <w:r>
        <w:rPr>
          <w:rFonts w:hint="eastAsia" w:ascii="仿宋" w:hAnsi="仿宋" w:eastAsia="仿宋" w:cs="仿宋"/>
          <w:color w:val="000000"/>
          <w:sz w:val="24"/>
          <w:szCs w:val="24"/>
          <w:shd w:val="pct5" w:color="auto" w:fill="FFFFFF"/>
          <w:lang w:val="en-US" w:eastAsia="zh-CN"/>
        </w:rPr>
        <w:t>2</w:t>
      </w:r>
      <w:r>
        <w:rPr>
          <w:rFonts w:hint="eastAsia" w:ascii="仿宋" w:hAnsi="仿宋" w:eastAsia="仿宋" w:cs="仿宋"/>
          <w:color w:val="000000"/>
          <w:sz w:val="24"/>
          <w:szCs w:val="24"/>
          <w:shd w:val="pct5" w:color="auto" w:fill="FFFFFF"/>
        </w:rPr>
        <w:t xml:space="preserve"> </w:t>
      </w:r>
      <w:r>
        <w:rPr>
          <w:rFonts w:hint="eastAsia" w:ascii="仿宋" w:hAnsi="仿宋" w:eastAsia="仿宋" w:cs="仿宋"/>
          <w:color w:val="000000"/>
          <w:sz w:val="24"/>
          <w:szCs w:val="24"/>
        </w:rPr>
        <w:t>]份，卖方[</w:t>
      </w:r>
      <w:r>
        <w:rPr>
          <w:rFonts w:hint="eastAsia" w:ascii="仿宋" w:hAnsi="仿宋" w:eastAsia="仿宋" w:cs="仿宋"/>
          <w:color w:val="000000"/>
          <w:sz w:val="24"/>
          <w:szCs w:val="24"/>
          <w:shd w:val="pct5" w:color="auto" w:fill="FFFFFF"/>
        </w:rPr>
        <w:t xml:space="preserve"> </w:t>
      </w:r>
      <w:r>
        <w:rPr>
          <w:rFonts w:hint="eastAsia" w:ascii="仿宋" w:hAnsi="仿宋" w:eastAsia="仿宋" w:cs="仿宋"/>
          <w:color w:val="000000"/>
          <w:sz w:val="24"/>
          <w:szCs w:val="24"/>
          <w:shd w:val="pct5" w:color="auto" w:fill="FFFFFF"/>
          <w:lang w:val="en-US" w:eastAsia="zh-CN"/>
        </w:rPr>
        <w:t>2</w:t>
      </w:r>
      <w:r>
        <w:rPr>
          <w:rFonts w:hint="eastAsia" w:ascii="仿宋" w:hAnsi="仿宋" w:eastAsia="仿宋" w:cs="仿宋"/>
          <w:color w:val="000000"/>
          <w:sz w:val="24"/>
          <w:szCs w:val="24"/>
          <w:shd w:val="pct5" w:color="auto" w:fill="FFFFFF"/>
        </w:rPr>
        <w:t xml:space="preserve"> </w:t>
      </w:r>
      <w:r>
        <w:rPr>
          <w:rFonts w:hint="eastAsia" w:ascii="仿宋" w:hAnsi="仿宋" w:eastAsia="仿宋" w:cs="仿宋"/>
          <w:color w:val="000000"/>
          <w:sz w:val="24"/>
          <w:szCs w:val="24"/>
        </w:rPr>
        <w:t>]份，其他部门[</w:t>
      </w:r>
      <w:r>
        <w:rPr>
          <w:rFonts w:hint="eastAsia" w:ascii="仿宋" w:hAnsi="仿宋" w:eastAsia="仿宋" w:cs="仿宋"/>
          <w:color w:val="000000"/>
          <w:sz w:val="24"/>
          <w:szCs w:val="24"/>
          <w:shd w:val="pct5" w:color="auto" w:fill="FFFFFF"/>
        </w:rPr>
        <w:t xml:space="preserve"> </w:t>
      </w:r>
      <w:r>
        <w:rPr>
          <w:rFonts w:hint="eastAsia" w:ascii="仿宋" w:hAnsi="仿宋" w:eastAsia="仿宋" w:cs="仿宋"/>
          <w:color w:val="000000"/>
          <w:sz w:val="24"/>
          <w:szCs w:val="24"/>
          <w:shd w:val="pct5" w:color="auto" w:fill="FFFFFF"/>
          <w:lang w:val="en-US" w:eastAsia="zh-CN"/>
        </w:rPr>
        <w:t>0</w:t>
      </w:r>
      <w:r>
        <w:rPr>
          <w:rFonts w:hint="eastAsia" w:ascii="仿宋" w:hAnsi="仿宋" w:eastAsia="仿宋" w:cs="仿宋"/>
          <w:color w:val="000000"/>
          <w:sz w:val="24"/>
          <w:szCs w:val="24"/>
          <w:shd w:val="pct5" w:color="auto" w:fill="FFFFFF"/>
        </w:rPr>
        <w:t xml:space="preserve"> </w:t>
      </w:r>
      <w:r>
        <w:rPr>
          <w:rFonts w:hint="eastAsia" w:ascii="仿宋" w:hAnsi="仿宋" w:eastAsia="仿宋" w:cs="仿宋"/>
          <w:color w:val="000000"/>
          <w:sz w:val="24"/>
          <w:szCs w:val="24"/>
        </w:rPr>
        <w:t>]份。</w:t>
      </w:r>
    </w:p>
    <w:p>
      <w:pPr>
        <w:keepNext w:val="0"/>
        <w:keepLines w:val="0"/>
        <w:pageBreakBefore w:val="0"/>
        <w:widowControl w:val="0"/>
        <w:kinsoku/>
        <w:wordWrap/>
        <w:overflowPunct/>
        <w:topLinePunct w:val="0"/>
        <w:autoSpaceDE/>
        <w:autoSpaceDN/>
        <w:bidi w:val="0"/>
        <w:snapToGrid w:val="0"/>
        <w:spacing w:line="440" w:lineRule="exact"/>
        <w:textAlignment w:val="auto"/>
        <w:rPr>
          <w:rFonts w:hint="eastAsia" w:ascii="仿宋" w:hAnsi="仿宋" w:eastAsia="仿宋" w:cs="仿宋"/>
          <w:b/>
          <w:color w:val="000000"/>
          <w:sz w:val="24"/>
          <w:szCs w:val="24"/>
        </w:rPr>
      </w:pPr>
      <w:r>
        <w:rPr>
          <w:rFonts w:hint="eastAsia" w:ascii="仿宋" w:hAnsi="仿宋" w:eastAsia="仿宋" w:cs="仿宋"/>
          <w:b/>
          <w:color w:val="000000"/>
          <w:sz w:val="24"/>
          <w:szCs w:val="24"/>
        </w:rPr>
        <w:t>第</w:t>
      </w:r>
      <w:r>
        <w:rPr>
          <w:rFonts w:hint="eastAsia" w:ascii="仿宋" w:hAnsi="仿宋" w:eastAsia="仿宋" w:cs="仿宋"/>
          <w:b/>
          <w:color w:val="000000"/>
          <w:sz w:val="24"/>
          <w:szCs w:val="24"/>
          <w:lang w:val="en-US" w:eastAsia="zh-CN"/>
        </w:rPr>
        <w:t>二十</w:t>
      </w:r>
      <w:r>
        <w:rPr>
          <w:rFonts w:hint="eastAsia" w:ascii="仿宋" w:hAnsi="仿宋" w:eastAsia="仿宋" w:cs="仿宋"/>
          <w:b/>
          <w:color w:val="000000"/>
          <w:sz w:val="24"/>
          <w:szCs w:val="24"/>
        </w:rPr>
        <w:t>条  合同的变更、解除</w:t>
      </w:r>
    </w:p>
    <w:p>
      <w:pPr>
        <w:keepNext w:val="0"/>
        <w:keepLines w:val="0"/>
        <w:pageBreakBefore w:val="0"/>
        <w:widowControl w:val="0"/>
        <w:numPr>
          <w:ilvl w:val="0"/>
          <w:numId w:val="2"/>
        </w:numPr>
        <w:kinsoku/>
        <w:wordWrap/>
        <w:overflowPunct/>
        <w:topLinePunct w:val="0"/>
        <w:autoSpaceDE/>
        <w:autoSpaceDN/>
        <w:bidi w:val="0"/>
        <w:snapToGrid w:val="0"/>
        <w:spacing w:line="440" w:lineRule="exact"/>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经双方协商一致，合同可以变更。</w:t>
      </w:r>
    </w:p>
    <w:p>
      <w:pPr>
        <w:keepNext w:val="0"/>
        <w:keepLines w:val="0"/>
        <w:pageBreakBefore w:val="0"/>
        <w:widowControl w:val="0"/>
        <w:numPr>
          <w:ilvl w:val="0"/>
          <w:numId w:val="2"/>
        </w:numPr>
        <w:kinsoku/>
        <w:wordWrap/>
        <w:overflowPunct/>
        <w:topLinePunct w:val="0"/>
        <w:autoSpaceDE/>
        <w:autoSpaceDN/>
        <w:bidi w:val="0"/>
        <w:snapToGrid w:val="0"/>
        <w:spacing w:line="440" w:lineRule="exact"/>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发生下列情况之一，则合同解除：</w:t>
      </w:r>
    </w:p>
    <w:p>
      <w:pPr>
        <w:keepNext w:val="0"/>
        <w:keepLines w:val="0"/>
        <w:pageBreakBefore w:val="0"/>
        <w:widowControl w:val="0"/>
        <w:kinsoku/>
        <w:wordWrap/>
        <w:overflowPunct/>
        <w:topLinePunct w:val="0"/>
        <w:autoSpaceDE/>
        <w:autoSpaceDN/>
        <w:bidi w:val="0"/>
        <w:snapToGrid w:val="0"/>
        <w:spacing w:line="440" w:lineRule="exact"/>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⑴</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双方协商一致；</w:t>
      </w:r>
    </w:p>
    <w:p>
      <w:pPr>
        <w:keepNext w:val="0"/>
        <w:keepLines w:val="0"/>
        <w:pageBreakBefore w:val="0"/>
        <w:widowControl w:val="0"/>
        <w:numPr>
          <w:ilvl w:val="0"/>
          <w:numId w:val="3"/>
        </w:numPr>
        <w:kinsoku/>
        <w:wordWrap/>
        <w:overflowPunct/>
        <w:topLinePunct w:val="0"/>
        <w:autoSpaceDE/>
        <w:autoSpaceDN/>
        <w:bidi w:val="0"/>
        <w:snapToGrid w:val="0"/>
        <w:spacing w:line="440" w:lineRule="exact"/>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本合同其他条款中约定的解除条件成立。                         </w:t>
      </w:r>
    </w:p>
    <w:p>
      <w:pPr>
        <w:keepNext w:val="0"/>
        <w:keepLines w:val="0"/>
        <w:pageBreakBefore w:val="0"/>
        <w:widowControl w:val="0"/>
        <w:kinsoku/>
        <w:wordWrap/>
        <w:overflowPunct/>
        <w:topLinePunct w:val="0"/>
        <w:autoSpaceDE/>
        <w:autoSpaceDN/>
        <w:bidi w:val="0"/>
        <w:snapToGrid w:val="0"/>
        <w:spacing w:line="440" w:lineRule="exact"/>
        <w:textAlignment w:val="auto"/>
        <w:rPr>
          <w:rFonts w:hint="eastAsia" w:ascii="仿宋" w:hAnsi="仿宋" w:eastAsia="仿宋" w:cs="仿宋"/>
          <w:b/>
          <w:color w:val="000000"/>
          <w:sz w:val="24"/>
          <w:szCs w:val="24"/>
          <w:highlight w:val="none"/>
        </w:rPr>
      </w:pPr>
      <w:r>
        <w:rPr>
          <w:rFonts w:hint="eastAsia" w:ascii="仿宋" w:hAnsi="仿宋" w:eastAsia="仿宋" w:cs="仿宋"/>
          <w:b/>
          <w:color w:val="000000"/>
          <w:sz w:val="24"/>
          <w:szCs w:val="24"/>
        </w:rPr>
        <w:t>第</w:t>
      </w:r>
      <w:r>
        <w:rPr>
          <w:rFonts w:hint="eastAsia" w:ascii="仿宋" w:hAnsi="仿宋" w:eastAsia="仿宋" w:cs="仿宋"/>
          <w:b/>
          <w:color w:val="000000"/>
          <w:sz w:val="24"/>
          <w:szCs w:val="24"/>
          <w:lang w:val="en-US" w:eastAsia="zh-CN"/>
        </w:rPr>
        <w:t>二十一</w:t>
      </w:r>
      <w:r>
        <w:rPr>
          <w:rFonts w:hint="eastAsia" w:ascii="仿宋" w:hAnsi="仿宋" w:eastAsia="仿宋" w:cs="仿宋"/>
          <w:b/>
          <w:color w:val="000000"/>
          <w:sz w:val="24"/>
          <w:szCs w:val="24"/>
        </w:rPr>
        <w:t>条  本合同未经买方书面同意不</w:t>
      </w:r>
      <w:r>
        <w:rPr>
          <w:rFonts w:hint="eastAsia" w:ascii="仿宋" w:hAnsi="仿宋" w:eastAsia="仿宋" w:cs="仿宋"/>
          <w:b/>
          <w:color w:val="000000"/>
          <w:sz w:val="24"/>
          <w:szCs w:val="24"/>
          <w:highlight w:val="none"/>
        </w:rPr>
        <w:t>得转让</w:t>
      </w:r>
      <w:r>
        <w:rPr>
          <w:rFonts w:hint="eastAsia" w:ascii="仿宋" w:hAnsi="仿宋" w:eastAsia="仿宋" w:cs="仿宋"/>
          <w:b/>
          <w:color w:val="000000"/>
          <w:sz w:val="24"/>
          <w:szCs w:val="24"/>
          <w:highlight w:val="none"/>
          <w:lang w:eastAsia="zh-CN"/>
        </w:rPr>
        <w:t>，</w:t>
      </w:r>
      <w:r>
        <w:rPr>
          <w:rFonts w:hint="eastAsia" w:ascii="仿宋" w:hAnsi="仿宋" w:eastAsia="仿宋" w:cs="仿宋"/>
          <w:b/>
          <w:bCs/>
          <w:color w:val="000000"/>
          <w:sz w:val="24"/>
          <w:szCs w:val="24"/>
          <w:highlight w:val="none"/>
          <w:lang w:eastAsia="zh-CN"/>
        </w:rPr>
        <w:t>如发生债权转让，需买卖双方及第三方共同签订转让协议，</w:t>
      </w:r>
      <w:r>
        <w:rPr>
          <w:rFonts w:hint="eastAsia" w:ascii="仿宋" w:hAnsi="仿宋" w:eastAsia="仿宋" w:cs="仿宋"/>
          <w:b/>
          <w:bCs/>
          <w:color w:val="000000"/>
          <w:sz w:val="24"/>
          <w:szCs w:val="24"/>
          <w:highlight w:val="none"/>
          <w:lang w:val="en-US" w:eastAsia="zh-CN"/>
        </w:rPr>
        <w:t>否则买方不予认可</w:t>
      </w:r>
      <w:r>
        <w:rPr>
          <w:rFonts w:hint="eastAsia" w:ascii="仿宋" w:hAnsi="仿宋" w:eastAsia="仿宋" w:cs="仿宋"/>
          <w:b/>
          <w:bCs/>
          <w:color w:val="000000"/>
          <w:sz w:val="24"/>
          <w:szCs w:val="24"/>
          <w:highlight w:val="none"/>
          <w:lang w:eastAsia="zh-CN"/>
        </w:rPr>
        <w:t>。卖方未经买方书面同意，不得转包电芯生产、分包供货，一经发现买方有权解除合同并扣款。</w:t>
      </w:r>
    </w:p>
    <w:p>
      <w:pPr>
        <w:keepNext w:val="0"/>
        <w:keepLines w:val="0"/>
        <w:pageBreakBefore w:val="0"/>
        <w:widowControl w:val="0"/>
        <w:kinsoku/>
        <w:wordWrap/>
        <w:overflowPunct/>
        <w:topLinePunct w:val="0"/>
        <w:autoSpaceDE/>
        <w:autoSpaceDN/>
        <w:bidi w:val="0"/>
        <w:snapToGrid w:val="0"/>
        <w:spacing w:line="440" w:lineRule="exact"/>
        <w:textAlignment w:val="auto"/>
        <w:outlineLvl w:val="0"/>
        <w:rPr>
          <w:rFonts w:hint="eastAsia" w:ascii="仿宋" w:hAnsi="仿宋" w:eastAsia="仿宋" w:cs="仿宋"/>
          <w:b/>
          <w:color w:val="000000"/>
          <w:sz w:val="24"/>
          <w:szCs w:val="24"/>
        </w:rPr>
      </w:pPr>
      <w:r>
        <w:rPr>
          <w:rFonts w:hint="eastAsia" w:ascii="仿宋" w:hAnsi="仿宋" w:eastAsia="仿宋" w:cs="仿宋"/>
          <w:b/>
          <w:color w:val="000000"/>
          <w:sz w:val="24"/>
          <w:szCs w:val="24"/>
        </w:rPr>
        <w:t>第二十</w:t>
      </w:r>
      <w:r>
        <w:rPr>
          <w:rFonts w:hint="eastAsia" w:ascii="仿宋" w:hAnsi="仿宋" w:eastAsia="仿宋" w:cs="仿宋"/>
          <w:b/>
          <w:color w:val="000000"/>
          <w:sz w:val="24"/>
          <w:szCs w:val="24"/>
          <w:lang w:val="en-US" w:eastAsia="zh-CN"/>
        </w:rPr>
        <w:t>二</w:t>
      </w:r>
      <w:r>
        <w:rPr>
          <w:rFonts w:hint="eastAsia" w:ascii="仿宋" w:hAnsi="仿宋" w:eastAsia="仿宋" w:cs="仿宋"/>
          <w:b/>
          <w:color w:val="000000"/>
          <w:sz w:val="24"/>
          <w:szCs w:val="24"/>
        </w:rPr>
        <w:t>条  合同附件</w:t>
      </w:r>
    </w:p>
    <w:p>
      <w:pPr>
        <w:keepNext w:val="0"/>
        <w:keepLines w:val="0"/>
        <w:pageBreakBefore w:val="0"/>
        <w:widowControl w:val="0"/>
        <w:kinsoku/>
        <w:wordWrap/>
        <w:overflowPunct/>
        <w:topLinePunct w:val="0"/>
        <w:autoSpaceDE/>
        <w:autoSpaceDN/>
        <w:bidi w:val="0"/>
        <w:snapToGrid w:val="0"/>
        <w:spacing w:line="440" w:lineRule="exact"/>
        <w:ind w:firstLine="560"/>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本合同附件包括：[</w:t>
      </w:r>
      <w:r>
        <w:rPr>
          <w:rFonts w:hint="eastAsia" w:ascii="仿宋" w:hAnsi="仿宋" w:eastAsia="仿宋" w:cs="仿宋"/>
          <w:color w:val="000000"/>
          <w:sz w:val="24"/>
          <w:szCs w:val="24"/>
          <w:shd w:val="pct5" w:color="auto" w:fill="FFFFFF"/>
        </w:rPr>
        <w:t xml:space="preserve"> </w:t>
      </w:r>
      <w:r>
        <w:rPr>
          <w:rFonts w:hint="eastAsia" w:ascii="仿宋" w:hAnsi="仿宋" w:eastAsia="仿宋" w:cs="仿宋"/>
          <w:color w:val="000000"/>
          <w:sz w:val="24"/>
          <w:szCs w:val="24"/>
          <w:shd w:val="pct5" w:color="auto" w:fill="FFFFFF"/>
          <w:lang w:val="en-US" w:eastAsia="zh-CN"/>
        </w:rPr>
        <w:t>附件一：供货范围及清单；附件二：技术协议；附件三：质保保证承诺函。</w:t>
      </w:r>
      <w:r>
        <w:rPr>
          <w:rFonts w:hint="eastAsia" w:ascii="仿宋" w:hAnsi="仿宋" w:eastAsia="仿宋" w:cs="仿宋"/>
          <w:color w:val="000000"/>
          <w:sz w:val="24"/>
          <w:szCs w:val="24"/>
          <w:shd w:val="pct5" w:color="auto" w:fill="FFFFFF"/>
        </w:rPr>
        <w:t xml:space="preserve"> </w:t>
      </w:r>
      <w:r>
        <w:rPr>
          <w:rFonts w:hint="eastAsia" w:ascii="仿宋" w:hAnsi="仿宋" w:eastAsia="仿宋" w:cs="仿宋"/>
          <w:color w:val="000000"/>
          <w:sz w:val="24"/>
          <w:szCs w:val="24"/>
        </w:rPr>
        <w:t>]</w:t>
      </w:r>
      <w:r>
        <w:rPr>
          <w:rFonts w:hint="eastAsia" w:ascii="仿宋" w:hAnsi="仿宋" w:eastAsia="仿宋" w:cs="仿宋"/>
          <w:color w:val="000000"/>
          <w:sz w:val="24"/>
          <w:szCs w:val="24"/>
          <w:lang w:eastAsia="zh-CN"/>
        </w:rPr>
        <w:t>，</w:t>
      </w:r>
      <w:r>
        <w:rPr>
          <w:rFonts w:hint="eastAsia" w:ascii="仿宋" w:hAnsi="仿宋" w:eastAsia="仿宋" w:cs="仿宋"/>
          <w:color w:val="000000"/>
          <w:sz w:val="24"/>
          <w:szCs w:val="24"/>
        </w:rPr>
        <w:t>合同附件与本合同内容不一致之处，以</w:t>
      </w:r>
      <w:r>
        <w:rPr>
          <w:rFonts w:hint="eastAsia" w:ascii="仿宋" w:hAnsi="仿宋" w:eastAsia="仿宋" w:cs="仿宋"/>
          <w:color w:val="000000"/>
          <w:sz w:val="24"/>
          <w:szCs w:val="24"/>
          <w:lang w:eastAsia="zh-CN"/>
        </w:rPr>
        <w:t>合同</w:t>
      </w:r>
      <w:r>
        <w:rPr>
          <w:rFonts w:hint="eastAsia" w:ascii="仿宋" w:hAnsi="仿宋" w:eastAsia="仿宋" w:cs="仿宋"/>
          <w:color w:val="000000"/>
          <w:sz w:val="24"/>
          <w:szCs w:val="24"/>
        </w:rPr>
        <w:t>为准。</w:t>
      </w:r>
    </w:p>
    <w:p>
      <w:pPr>
        <w:keepNext w:val="0"/>
        <w:keepLines w:val="0"/>
        <w:pageBreakBefore w:val="0"/>
        <w:widowControl w:val="0"/>
        <w:kinsoku/>
        <w:wordWrap/>
        <w:overflowPunct/>
        <w:topLinePunct w:val="0"/>
        <w:autoSpaceDE/>
        <w:autoSpaceDN/>
        <w:bidi w:val="0"/>
        <w:snapToGrid w:val="0"/>
        <w:spacing w:line="440" w:lineRule="exact"/>
        <w:ind w:firstLine="560"/>
        <w:textAlignment w:val="auto"/>
        <w:rPr>
          <w:rFonts w:hint="eastAsia" w:ascii="仿宋" w:hAnsi="仿宋" w:eastAsia="仿宋" w:cs="仿宋"/>
          <w:color w:val="000000"/>
          <w:sz w:val="24"/>
          <w:szCs w:val="24"/>
          <w:lang w:eastAsia="zh-CN"/>
        </w:rPr>
      </w:pPr>
    </w:p>
    <w:p>
      <w:pPr>
        <w:keepNext w:val="0"/>
        <w:keepLines w:val="0"/>
        <w:pageBreakBefore w:val="0"/>
        <w:widowControl w:val="0"/>
        <w:kinsoku/>
        <w:wordWrap/>
        <w:overflowPunct/>
        <w:topLinePunct w:val="0"/>
        <w:autoSpaceDE/>
        <w:autoSpaceDN/>
        <w:bidi w:val="0"/>
        <w:snapToGrid w:val="0"/>
        <w:spacing w:line="440" w:lineRule="exact"/>
        <w:ind w:firstLine="560"/>
        <w:textAlignment w:val="auto"/>
        <w:rPr>
          <w:rFonts w:hint="eastAsia" w:ascii="仿宋" w:hAnsi="仿宋" w:eastAsia="仿宋" w:cs="仿宋"/>
          <w:color w:val="000000"/>
          <w:sz w:val="24"/>
          <w:szCs w:val="24"/>
          <w:lang w:eastAsia="zh-CN"/>
        </w:rPr>
      </w:pPr>
    </w:p>
    <w:p>
      <w:pPr>
        <w:keepNext w:val="0"/>
        <w:keepLines w:val="0"/>
        <w:pageBreakBefore w:val="0"/>
        <w:widowControl w:val="0"/>
        <w:kinsoku/>
        <w:wordWrap/>
        <w:overflowPunct/>
        <w:topLinePunct w:val="0"/>
        <w:autoSpaceDE/>
        <w:autoSpaceDN/>
        <w:bidi w:val="0"/>
        <w:snapToGrid w:val="0"/>
        <w:spacing w:line="440" w:lineRule="exact"/>
        <w:ind w:firstLine="560"/>
        <w:textAlignment w:val="auto"/>
        <w:rPr>
          <w:rFonts w:hint="eastAsia" w:ascii="仿宋" w:hAnsi="仿宋" w:eastAsia="仿宋" w:cs="仿宋"/>
          <w:color w:val="000000"/>
          <w:sz w:val="24"/>
          <w:szCs w:val="24"/>
          <w:lang w:eastAsia="zh-CN"/>
        </w:rPr>
      </w:pPr>
    </w:p>
    <w:p>
      <w:pPr>
        <w:keepNext w:val="0"/>
        <w:keepLines w:val="0"/>
        <w:pageBreakBefore w:val="0"/>
        <w:widowControl w:val="0"/>
        <w:kinsoku/>
        <w:wordWrap/>
        <w:overflowPunct/>
        <w:topLinePunct w:val="0"/>
        <w:autoSpaceDE/>
        <w:autoSpaceDN/>
        <w:bidi w:val="0"/>
        <w:snapToGrid w:val="0"/>
        <w:spacing w:line="440" w:lineRule="exact"/>
        <w:ind w:firstLine="560"/>
        <w:textAlignment w:val="auto"/>
        <w:rPr>
          <w:rFonts w:hint="eastAsia" w:ascii="仿宋" w:hAnsi="仿宋" w:eastAsia="仿宋" w:cs="仿宋"/>
          <w:color w:val="000000"/>
          <w:sz w:val="24"/>
          <w:szCs w:val="24"/>
          <w:lang w:eastAsia="zh-CN"/>
        </w:rPr>
      </w:pPr>
    </w:p>
    <w:p>
      <w:pPr>
        <w:keepNext w:val="0"/>
        <w:keepLines w:val="0"/>
        <w:pageBreakBefore w:val="0"/>
        <w:widowControl w:val="0"/>
        <w:kinsoku/>
        <w:wordWrap/>
        <w:overflowPunct/>
        <w:topLinePunct w:val="0"/>
        <w:autoSpaceDE/>
        <w:autoSpaceDN/>
        <w:bidi w:val="0"/>
        <w:snapToGrid w:val="0"/>
        <w:spacing w:line="440" w:lineRule="exact"/>
        <w:ind w:firstLine="560"/>
        <w:textAlignment w:val="auto"/>
        <w:rPr>
          <w:rFonts w:hint="eastAsia" w:ascii="仿宋" w:hAnsi="仿宋" w:eastAsia="仿宋" w:cs="仿宋"/>
          <w:color w:val="000000"/>
          <w:sz w:val="24"/>
          <w:szCs w:val="24"/>
          <w:lang w:eastAsia="zh-CN"/>
        </w:rPr>
      </w:pPr>
    </w:p>
    <w:p>
      <w:pPr>
        <w:keepNext w:val="0"/>
        <w:keepLines w:val="0"/>
        <w:pageBreakBefore w:val="0"/>
        <w:widowControl w:val="0"/>
        <w:kinsoku/>
        <w:wordWrap/>
        <w:overflowPunct/>
        <w:topLinePunct w:val="0"/>
        <w:autoSpaceDE/>
        <w:autoSpaceDN/>
        <w:bidi w:val="0"/>
        <w:snapToGrid w:val="0"/>
        <w:spacing w:line="440" w:lineRule="exact"/>
        <w:ind w:firstLine="560"/>
        <w:textAlignment w:val="auto"/>
        <w:rPr>
          <w:rFonts w:hint="eastAsia" w:ascii="仿宋" w:hAnsi="仿宋" w:eastAsia="仿宋" w:cs="仿宋"/>
          <w:color w:val="000000"/>
          <w:sz w:val="24"/>
          <w:szCs w:val="24"/>
          <w:lang w:eastAsia="zh-CN"/>
        </w:rPr>
      </w:pPr>
    </w:p>
    <w:p>
      <w:pPr>
        <w:keepNext w:val="0"/>
        <w:keepLines w:val="0"/>
        <w:pageBreakBefore w:val="0"/>
        <w:widowControl w:val="0"/>
        <w:kinsoku/>
        <w:wordWrap/>
        <w:overflowPunct/>
        <w:topLinePunct w:val="0"/>
        <w:autoSpaceDE/>
        <w:autoSpaceDN/>
        <w:bidi w:val="0"/>
        <w:snapToGrid w:val="0"/>
        <w:spacing w:line="440" w:lineRule="exact"/>
        <w:ind w:firstLine="560"/>
        <w:textAlignment w:val="auto"/>
        <w:rPr>
          <w:rFonts w:hint="eastAsia" w:ascii="仿宋" w:hAnsi="仿宋" w:eastAsia="仿宋" w:cs="仿宋"/>
          <w:color w:val="000000"/>
          <w:sz w:val="24"/>
          <w:szCs w:val="24"/>
          <w:lang w:eastAsia="zh-CN"/>
        </w:rPr>
      </w:pPr>
    </w:p>
    <w:p>
      <w:pPr>
        <w:keepNext w:val="0"/>
        <w:keepLines w:val="0"/>
        <w:pageBreakBefore w:val="0"/>
        <w:widowControl w:val="0"/>
        <w:kinsoku/>
        <w:wordWrap/>
        <w:overflowPunct/>
        <w:topLinePunct w:val="0"/>
        <w:autoSpaceDE/>
        <w:autoSpaceDN/>
        <w:bidi w:val="0"/>
        <w:snapToGrid w:val="0"/>
        <w:spacing w:line="440" w:lineRule="exact"/>
        <w:ind w:firstLine="560"/>
        <w:textAlignment w:val="auto"/>
        <w:rPr>
          <w:rFonts w:hint="eastAsia" w:ascii="仿宋" w:hAnsi="仿宋" w:eastAsia="仿宋" w:cs="仿宋"/>
          <w:color w:val="000000"/>
          <w:sz w:val="24"/>
          <w:szCs w:val="24"/>
          <w:lang w:eastAsia="zh-CN"/>
        </w:rPr>
      </w:pPr>
    </w:p>
    <w:p>
      <w:pPr>
        <w:keepNext w:val="0"/>
        <w:keepLines w:val="0"/>
        <w:pageBreakBefore w:val="0"/>
        <w:widowControl w:val="0"/>
        <w:kinsoku/>
        <w:wordWrap/>
        <w:overflowPunct/>
        <w:topLinePunct w:val="0"/>
        <w:autoSpaceDE/>
        <w:autoSpaceDN/>
        <w:bidi w:val="0"/>
        <w:snapToGrid w:val="0"/>
        <w:spacing w:line="440" w:lineRule="exact"/>
        <w:ind w:firstLine="560"/>
        <w:textAlignment w:val="auto"/>
        <w:rPr>
          <w:rFonts w:hint="eastAsia" w:ascii="仿宋" w:hAnsi="仿宋" w:eastAsia="仿宋" w:cs="仿宋"/>
          <w:color w:val="000000"/>
          <w:sz w:val="24"/>
          <w:szCs w:val="24"/>
          <w:lang w:eastAsia="zh-CN"/>
        </w:rPr>
      </w:pPr>
    </w:p>
    <w:p>
      <w:pPr>
        <w:keepNext w:val="0"/>
        <w:keepLines w:val="0"/>
        <w:pageBreakBefore w:val="0"/>
        <w:widowControl w:val="0"/>
        <w:kinsoku/>
        <w:wordWrap/>
        <w:overflowPunct/>
        <w:topLinePunct w:val="0"/>
        <w:autoSpaceDE/>
        <w:autoSpaceDN/>
        <w:bidi w:val="0"/>
        <w:snapToGrid w:val="0"/>
        <w:spacing w:line="440" w:lineRule="exact"/>
        <w:ind w:firstLine="560"/>
        <w:textAlignment w:val="auto"/>
        <w:rPr>
          <w:rFonts w:hint="eastAsia" w:ascii="仿宋" w:hAnsi="仿宋" w:eastAsia="仿宋" w:cs="仿宋"/>
          <w:color w:val="000000"/>
          <w:sz w:val="24"/>
          <w:szCs w:val="24"/>
          <w:lang w:eastAsia="zh-CN"/>
        </w:rPr>
      </w:pPr>
    </w:p>
    <w:p>
      <w:pPr>
        <w:keepNext w:val="0"/>
        <w:keepLines w:val="0"/>
        <w:pageBreakBefore w:val="0"/>
        <w:widowControl w:val="0"/>
        <w:kinsoku/>
        <w:wordWrap/>
        <w:overflowPunct/>
        <w:topLinePunct w:val="0"/>
        <w:autoSpaceDE/>
        <w:autoSpaceDN/>
        <w:bidi w:val="0"/>
        <w:snapToGrid w:val="0"/>
        <w:spacing w:line="440" w:lineRule="exact"/>
        <w:ind w:firstLine="560"/>
        <w:textAlignment w:val="auto"/>
        <w:rPr>
          <w:rFonts w:hint="eastAsia" w:ascii="仿宋" w:hAnsi="仿宋" w:eastAsia="仿宋" w:cs="仿宋"/>
          <w:color w:val="000000"/>
          <w:sz w:val="24"/>
          <w:szCs w:val="24"/>
          <w:lang w:eastAsia="zh-CN"/>
        </w:rPr>
      </w:pPr>
    </w:p>
    <w:p>
      <w:pPr>
        <w:keepNext w:val="0"/>
        <w:keepLines w:val="0"/>
        <w:pageBreakBefore w:val="0"/>
        <w:widowControl w:val="0"/>
        <w:kinsoku/>
        <w:wordWrap/>
        <w:overflowPunct/>
        <w:topLinePunct w:val="0"/>
        <w:autoSpaceDE/>
        <w:autoSpaceDN/>
        <w:bidi w:val="0"/>
        <w:snapToGrid w:val="0"/>
        <w:spacing w:line="440" w:lineRule="exact"/>
        <w:ind w:firstLine="560"/>
        <w:textAlignment w:val="auto"/>
        <w:rPr>
          <w:rFonts w:hint="eastAsia" w:ascii="仿宋" w:hAnsi="仿宋" w:eastAsia="仿宋" w:cs="仿宋"/>
          <w:color w:val="000000"/>
          <w:sz w:val="24"/>
          <w:szCs w:val="24"/>
          <w:lang w:eastAsia="zh-CN"/>
        </w:rPr>
      </w:pPr>
    </w:p>
    <w:p>
      <w:pPr>
        <w:keepNext w:val="0"/>
        <w:keepLines w:val="0"/>
        <w:pageBreakBefore w:val="0"/>
        <w:widowControl w:val="0"/>
        <w:kinsoku/>
        <w:wordWrap/>
        <w:overflowPunct/>
        <w:topLinePunct w:val="0"/>
        <w:autoSpaceDE/>
        <w:autoSpaceDN/>
        <w:bidi w:val="0"/>
        <w:snapToGrid w:val="0"/>
        <w:spacing w:line="440" w:lineRule="exact"/>
        <w:ind w:firstLine="560"/>
        <w:textAlignment w:val="auto"/>
        <w:rPr>
          <w:rFonts w:hint="eastAsia" w:ascii="仿宋" w:hAnsi="仿宋" w:eastAsia="仿宋" w:cs="仿宋"/>
          <w:color w:val="000000"/>
          <w:sz w:val="24"/>
          <w:szCs w:val="24"/>
          <w:lang w:eastAsia="zh-CN"/>
        </w:rPr>
      </w:pPr>
    </w:p>
    <w:p>
      <w:pPr>
        <w:keepNext w:val="0"/>
        <w:keepLines w:val="0"/>
        <w:pageBreakBefore w:val="0"/>
        <w:widowControl w:val="0"/>
        <w:kinsoku/>
        <w:wordWrap/>
        <w:overflowPunct/>
        <w:topLinePunct w:val="0"/>
        <w:autoSpaceDE/>
        <w:autoSpaceDN/>
        <w:bidi w:val="0"/>
        <w:snapToGrid w:val="0"/>
        <w:spacing w:line="440" w:lineRule="exact"/>
        <w:ind w:firstLine="560"/>
        <w:textAlignment w:val="auto"/>
        <w:rPr>
          <w:rFonts w:hint="eastAsia" w:ascii="仿宋" w:hAnsi="仿宋" w:eastAsia="仿宋" w:cs="仿宋"/>
          <w:color w:val="000000"/>
          <w:sz w:val="24"/>
          <w:szCs w:val="24"/>
          <w:lang w:eastAsia="zh-CN"/>
        </w:rPr>
      </w:pPr>
    </w:p>
    <w:p>
      <w:pPr>
        <w:keepNext w:val="0"/>
        <w:keepLines w:val="0"/>
        <w:pageBreakBefore w:val="0"/>
        <w:widowControl w:val="0"/>
        <w:kinsoku/>
        <w:wordWrap/>
        <w:overflowPunct/>
        <w:topLinePunct w:val="0"/>
        <w:autoSpaceDE/>
        <w:autoSpaceDN/>
        <w:bidi w:val="0"/>
        <w:snapToGrid w:val="0"/>
        <w:spacing w:line="440" w:lineRule="exact"/>
        <w:textAlignment w:val="auto"/>
        <w:rPr>
          <w:rFonts w:hint="eastAsia" w:ascii="仿宋" w:hAnsi="仿宋" w:eastAsia="仿宋" w:cs="仿宋"/>
          <w:color w:val="000000"/>
          <w:sz w:val="24"/>
          <w:szCs w:val="24"/>
          <w:lang w:eastAsia="zh-CN"/>
        </w:rPr>
      </w:pPr>
    </w:p>
    <w:p>
      <w:pPr>
        <w:keepNext w:val="0"/>
        <w:keepLines w:val="0"/>
        <w:pageBreakBefore w:val="0"/>
        <w:widowControl w:val="0"/>
        <w:kinsoku/>
        <w:wordWrap/>
        <w:overflowPunct/>
        <w:topLinePunct w:val="0"/>
        <w:autoSpaceDE/>
        <w:autoSpaceDN/>
        <w:bidi w:val="0"/>
        <w:snapToGrid w:val="0"/>
        <w:spacing w:line="440" w:lineRule="exact"/>
        <w:ind w:firstLine="560"/>
        <w:textAlignment w:val="auto"/>
        <w:rPr>
          <w:rFonts w:hint="eastAsia" w:ascii="仿宋" w:hAnsi="仿宋" w:eastAsia="仿宋" w:cs="仿宋"/>
          <w:color w:val="000000"/>
          <w:sz w:val="24"/>
          <w:szCs w:val="24"/>
          <w:lang w:eastAsia="zh-CN"/>
        </w:rPr>
      </w:pPr>
    </w:p>
    <w:p>
      <w:pPr>
        <w:keepNext w:val="0"/>
        <w:keepLines w:val="0"/>
        <w:pageBreakBefore w:val="0"/>
        <w:widowControl w:val="0"/>
        <w:kinsoku/>
        <w:wordWrap/>
        <w:overflowPunct/>
        <w:topLinePunct w:val="0"/>
        <w:autoSpaceDE/>
        <w:autoSpaceDN/>
        <w:bidi w:val="0"/>
        <w:snapToGrid w:val="0"/>
        <w:spacing w:line="440" w:lineRule="exact"/>
        <w:ind w:firstLine="560"/>
        <w:textAlignment w:val="auto"/>
        <w:rPr>
          <w:rFonts w:hint="eastAsia" w:ascii="仿宋" w:hAnsi="仿宋" w:eastAsia="仿宋" w:cs="仿宋"/>
          <w:color w:val="000000"/>
          <w:sz w:val="24"/>
          <w:szCs w:val="24"/>
          <w:lang w:eastAsia="zh-CN"/>
        </w:rPr>
      </w:pPr>
    </w:p>
    <w:p>
      <w:pPr>
        <w:keepNext w:val="0"/>
        <w:keepLines w:val="0"/>
        <w:pageBreakBefore w:val="0"/>
        <w:widowControl w:val="0"/>
        <w:kinsoku/>
        <w:wordWrap/>
        <w:overflowPunct/>
        <w:topLinePunct w:val="0"/>
        <w:autoSpaceDE/>
        <w:autoSpaceDN/>
        <w:bidi w:val="0"/>
        <w:snapToGrid w:val="0"/>
        <w:spacing w:line="440" w:lineRule="exact"/>
        <w:textAlignment w:val="auto"/>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t>（</w:t>
      </w:r>
      <w:r>
        <w:rPr>
          <w:rFonts w:hint="eastAsia" w:ascii="仿宋" w:hAnsi="仿宋" w:eastAsia="仿宋" w:cs="仿宋"/>
          <w:color w:val="000000"/>
          <w:sz w:val="24"/>
          <w:szCs w:val="24"/>
          <w:lang w:val="en-US" w:eastAsia="zh-CN"/>
        </w:rPr>
        <w:t>以下无正文</w:t>
      </w:r>
      <w:r>
        <w:rPr>
          <w:rFonts w:hint="eastAsia" w:ascii="仿宋" w:hAnsi="仿宋" w:eastAsia="仿宋" w:cs="仿宋"/>
          <w:color w:val="000000"/>
          <w:sz w:val="24"/>
          <w:szCs w:val="24"/>
          <w:lang w:eastAsia="zh-CN"/>
        </w:rPr>
        <w:t>）</w:t>
      </w:r>
    </w:p>
    <w:p>
      <w:pPr>
        <w:keepNext w:val="0"/>
        <w:keepLines w:val="0"/>
        <w:pageBreakBefore w:val="0"/>
        <w:widowControl w:val="0"/>
        <w:kinsoku/>
        <w:wordWrap/>
        <w:overflowPunct/>
        <w:topLinePunct w:val="0"/>
        <w:autoSpaceDE/>
        <w:autoSpaceDN/>
        <w:bidi w:val="0"/>
        <w:snapToGrid w:val="0"/>
        <w:spacing w:line="440" w:lineRule="exact"/>
        <w:textAlignment w:val="auto"/>
        <w:rPr>
          <w:rFonts w:hint="eastAsia" w:ascii="仿宋" w:hAnsi="仿宋" w:eastAsia="仿宋" w:cs="仿宋"/>
          <w:color w:val="000000"/>
          <w:sz w:val="24"/>
          <w:szCs w:val="24"/>
          <w:lang w:eastAsia="zh-CN"/>
        </w:rPr>
      </w:pPr>
    </w:p>
    <w:tbl>
      <w:tblPr>
        <w:tblStyle w:val="9"/>
        <w:tblW w:w="95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20"/>
        <w:gridCol w:w="49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9" w:hRule="atLeast"/>
          <w:jc w:val="center"/>
        </w:trPr>
        <w:tc>
          <w:tcPr>
            <w:tcW w:w="4620" w:type="dxa"/>
            <w:vAlign w:val="top"/>
          </w:tcPr>
          <w:p>
            <w:pPr>
              <w:adjustRightInd w:val="0"/>
              <w:snapToGrid w:val="0"/>
              <w:spacing w:line="520" w:lineRule="atLeast"/>
              <w:jc w:val="center"/>
              <w:rPr>
                <w:rFonts w:hint="eastAsia" w:ascii="仿宋" w:hAnsi="仿宋" w:eastAsia="仿宋" w:cs="仿宋"/>
                <w:color w:val="000000"/>
                <w:sz w:val="21"/>
                <w:szCs w:val="21"/>
              </w:rPr>
            </w:pPr>
            <w:r>
              <w:rPr>
                <w:rFonts w:hint="eastAsia" w:ascii="仿宋" w:hAnsi="仿宋" w:eastAsia="仿宋" w:cs="仿宋"/>
                <w:color w:val="000000"/>
                <w:sz w:val="21"/>
                <w:szCs w:val="21"/>
              </w:rPr>
              <w:t>买方</w:t>
            </w:r>
          </w:p>
          <w:p>
            <w:pPr>
              <w:adjustRightInd w:val="0"/>
              <w:snapToGrid w:val="0"/>
              <w:spacing w:line="520" w:lineRule="atLeast"/>
              <w:rPr>
                <w:rFonts w:hint="default" w:ascii="仿宋" w:hAnsi="仿宋" w:eastAsia="仿宋" w:cs="仿宋"/>
                <w:color w:val="000000"/>
                <w:sz w:val="21"/>
                <w:szCs w:val="21"/>
                <w:lang w:val="en-US" w:eastAsia="zh-CN"/>
              </w:rPr>
            </w:pPr>
            <w:r>
              <w:rPr>
                <w:rFonts w:hint="eastAsia" w:ascii="仿宋" w:hAnsi="仿宋" w:eastAsia="仿宋" w:cs="仿宋"/>
                <w:color w:val="000000"/>
                <w:sz w:val="21"/>
                <w:szCs w:val="21"/>
              </w:rPr>
              <w:t>单位名称：</w:t>
            </w:r>
          </w:p>
          <w:p>
            <w:pPr>
              <w:adjustRightInd w:val="0"/>
              <w:snapToGrid w:val="0"/>
              <w:spacing w:line="520" w:lineRule="atLeast"/>
              <w:rPr>
                <w:rFonts w:hint="eastAsia" w:ascii="仿宋" w:hAnsi="仿宋" w:eastAsia="仿宋" w:cs="仿宋"/>
                <w:color w:val="000000"/>
                <w:sz w:val="21"/>
                <w:szCs w:val="21"/>
              </w:rPr>
            </w:pPr>
            <w:r>
              <w:rPr>
                <w:rFonts w:hint="eastAsia" w:ascii="仿宋" w:hAnsi="仿宋" w:eastAsia="仿宋" w:cs="仿宋"/>
                <w:color w:val="000000"/>
                <w:sz w:val="21"/>
                <w:szCs w:val="21"/>
              </w:rPr>
              <w:t>法定代表人：</w:t>
            </w:r>
          </w:p>
          <w:p>
            <w:pPr>
              <w:adjustRightInd w:val="0"/>
              <w:snapToGrid w:val="0"/>
              <w:spacing w:line="520" w:lineRule="atLeast"/>
              <w:rPr>
                <w:rFonts w:hint="eastAsia" w:ascii="仿宋" w:hAnsi="仿宋" w:eastAsia="仿宋" w:cs="仿宋"/>
                <w:color w:val="000000"/>
                <w:sz w:val="21"/>
                <w:szCs w:val="21"/>
              </w:rPr>
            </w:pPr>
            <w:r>
              <w:rPr>
                <w:rFonts w:hint="eastAsia" w:ascii="仿宋" w:hAnsi="仿宋" w:eastAsia="仿宋" w:cs="仿宋"/>
                <w:color w:val="000000"/>
                <w:sz w:val="21"/>
                <w:szCs w:val="21"/>
              </w:rPr>
              <w:t>委托代理人：</w:t>
            </w:r>
          </w:p>
          <w:p>
            <w:pPr>
              <w:adjustRightInd w:val="0"/>
              <w:snapToGrid w:val="0"/>
              <w:spacing w:line="520" w:lineRule="atLeast"/>
              <w:rPr>
                <w:rFonts w:hint="eastAsia" w:ascii="仿宋" w:hAnsi="仿宋" w:eastAsia="仿宋" w:cs="仿宋"/>
                <w:color w:val="000000"/>
                <w:sz w:val="21"/>
                <w:szCs w:val="21"/>
              </w:rPr>
            </w:pPr>
            <w:r>
              <w:rPr>
                <w:rFonts w:hint="eastAsia" w:ascii="仿宋" w:hAnsi="仿宋" w:eastAsia="仿宋" w:cs="仿宋"/>
                <w:color w:val="000000"/>
                <w:sz w:val="21"/>
                <w:szCs w:val="21"/>
              </w:rPr>
              <w:t>联系电话：</w:t>
            </w:r>
          </w:p>
          <w:p>
            <w:pPr>
              <w:adjustRightInd w:val="0"/>
              <w:snapToGrid w:val="0"/>
              <w:spacing w:line="520" w:lineRule="atLeast"/>
              <w:rPr>
                <w:rFonts w:hint="eastAsia" w:ascii="仿宋" w:hAnsi="仿宋" w:eastAsia="仿宋" w:cs="仿宋"/>
                <w:color w:val="000000"/>
                <w:sz w:val="21"/>
                <w:szCs w:val="21"/>
              </w:rPr>
            </w:pPr>
            <w:r>
              <w:rPr>
                <w:rFonts w:hint="eastAsia" w:ascii="仿宋" w:hAnsi="仿宋" w:eastAsia="仿宋" w:cs="仿宋"/>
                <w:color w:val="000000"/>
                <w:sz w:val="21"/>
                <w:szCs w:val="21"/>
              </w:rPr>
              <w:t>签字盖章日期：    年  月  日</w:t>
            </w:r>
          </w:p>
        </w:tc>
        <w:tc>
          <w:tcPr>
            <w:tcW w:w="4935" w:type="dxa"/>
            <w:vAlign w:val="top"/>
          </w:tcPr>
          <w:p>
            <w:pPr>
              <w:adjustRightInd w:val="0"/>
              <w:snapToGrid w:val="0"/>
              <w:spacing w:line="520" w:lineRule="atLeast"/>
              <w:jc w:val="center"/>
              <w:rPr>
                <w:rFonts w:hint="eastAsia" w:ascii="仿宋" w:hAnsi="仿宋" w:eastAsia="仿宋" w:cs="仿宋"/>
                <w:color w:val="000000"/>
                <w:sz w:val="21"/>
                <w:szCs w:val="21"/>
              </w:rPr>
            </w:pPr>
            <w:r>
              <w:rPr>
                <w:rFonts w:hint="eastAsia" w:ascii="仿宋" w:hAnsi="仿宋" w:eastAsia="仿宋" w:cs="仿宋"/>
                <w:color w:val="000000"/>
                <w:sz w:val="21"/>
                <w:szCs w:val="21"/>
              </w:rPr>
              <w:t>卖方</w:t>
            </w:r>
          </w:p>
          <w:p>
            <w:pPr>
              <w:adjustRightInd w:val="0"/>
              <w:snapToGrid w:val="0"/>
              <w:spacing w:line="520" w:lineRule="atLeast"/>
              <w:rPr>
                <w:rFonts w:hint="eastAsia" w:ascii="仿宋" w:hAnsi="仿宋" w:eastAsia="仿宋" w:cs="仿宋"/>
                <w:color w:val="000000"/>
                <w:sz w:val="21"/>
                <w:szCs w:val="21"/>
              </w:rPr>
            </w:pPr>
            <w:r>
              <w:rPr>
                <w:rFonts w:hint="eastAsia" w:ascii="仿宋" w:hAnsi="仿宋" w:eastAsia="仿宋" w:cs="仿宋"/>
                <w:color w:val="000000"/>
                <w:sz w:val="21"/>
                <w:szCs w:val="21"/>
              </w:rPr>
              <w:t>单位名称：</w:t>
            </w:r>
          </w:p>
          <w:p>
            <w:pPr>
              <w:adjustRightInd w:val="0"/>
              <w:snapToGrid w:val="0"/>
              <w:spacing w:line="520" w:lineRule="atLeast"/>
              <w:rPr>
                <w:rFonts w:hint="eastAsia" w:ascii="仿宋" w:hAnsi="仿宋" w:eastAsia="仿宋" w:cs="仿宋"/>
                <w:color w:val="000000"/>
                <w:sz w:val="21"/>
                <w:szCs w:val="21"/>
              </w:rPr>
            </w:pPr>
            <w:r>
              <w:rPr>
                <w:rFonts w:hint="eastAsia" w:ascii="仿宋" w:hAnsi="仿宋" w:eastAsia="仿宋" w:cs="仿宋"/>
                <w:color w:val="000000"/>
                <w:sz w:val="21"/>
                <w:szCs w:val="21"/>
              </w:rPr>
              <w:t>法定代表人：</w:t>
            </w:r>
          </w:p>
          <w:p>
            <w:pPr>
              <w:adjustRightInd w:val="0"/>
              <w:snapToGrid w:val="0"/>
              <w:spacing w:line="520" w:lineRule="atLeast"/>
              <w:rPr>
                <w:rFonts w:hint="eastAsia" w:ascii="仿宋" w:hAnsi="仿宋" w:eastAsia="仿宋" w:cs="仿宋"/>
                <w:color w:val="000000"/>
                <w:sz w:val="21"/>
                <w:szCs w:val="21"/>
                <w:lang w:val="en-US" w:eastAsia="zh-CN"/>
              </w:rPr>
            </w:pPr>
            <w:r>
              <w:rPr>
                <w:rFonts w:hint="eastAsia" w:ascii="仿宋" w:hAnsi="仿宋" w:eastAsia="仿宋" w:cs="仿宋"/>
                <w:color w:val="000000"/>
                <w:sz w:val="21"/>
                <w:szCs w:val="21"/>
              </w:rPr>
              <w:t>委托代理人：</w:t>
            </w:r>
            <w:r>
              <w:rPr>
                <w:rFonts w:hint="eastAsia" w:ascii="仿宋" w:hAnsi="仿宋" w:eastAsia="仿宋" w:cs="仿宋"/>
                <w:color w:val="000000"/>
                <w:sz w:val="21"/>
                <w:szCs w:val="21"/>
                <w:lang w:val="en-US" w:eastAsia="zh-CN"/>
              </w:rPr>
              <w:t xml:space="preserve">  </w:t>
            </w:r>
          </w:p>
          <w:p>
            <w:pPr>
              <w:adjustRightInd w:val="0"/>
              <w:snapToGrid w:val="0"/>
              <w:spacing w:line="520" w:lineRule="atLeast"/>
              <w:rPr>
                <w:rFonts w:hint="default" w:ascii="仿宋" w:hAnsi="仿宋" w:eastAsia="仿宋" w:cs="仿宋"/>
                <w:color w:val="000000"/>
                <w:sz w:val="21"/>
                <w:szCs w:val="21"/>
                <w:lang w:val="en-US" w:eastAsia="zh-CN"/>
              </w:rPr>
            </w:pPr>
            <w:r>
              <w:rPr>
                <w:rFonts w:hint="eastAsia" w:ascii="仿宋" w:hAnsi="仿宋" w:eastAsia="仿宋" w:cs="仿宋"/>
                <w:color w:val="000000"/>
                <w:sz w:val="21"/>
                <w:szCs w:val="21"/>
              </w:rPr>
              <w:t>联系电话：</w:t>
            </w:r>
          </w:p>
          <w:p>
            <w:pPr>
              <w:adjustRightInd w:val="0"/>
              <w:snapToGrid w:val="0"/>
              <w:spacing w:line="520" w:lineRule="atLeast"/>
              <w:rPr>
                <w:rFonts w:hint="eastAsia" w:ascii="仿宋" w:hAnsi="仿宋" w:eastAsia="仿宋" w:cs="仿宋"/>
                <w:color w:val="000000"/>
                <w:sz w:val="21"/>
                <w:szCs w:val="21"/>
              </w:rPr>
            </w:pPr>
            <w:r>
              <w:rPr>
                <w:rFonts w:hint="eastAsia" w:ascii="仿宋" w:hAnsi="仿宋" w:eastAsia="仿宋" w:cs="仿宋"/>
                <w:color w:val="000000"/>
                <w:sz w:val="21"/>
                <w:szCs w:val="21"/>
              </w:rPr>
              <w:t>签字盖章日期：    年  月  日</w:t>
            </w:r>
          </w:p>
        </w:tc>
      </w:tr>
    </w:tbl>
    <w:p>
      <w:pPr>
        <w:jc w:val="both"/>
        <w:rPr>
          <w:rFonts w:hint="eastAsia" w:ascii="仿宋" w:hAnsi="仿宋" w:eastAsia="仿宋" w:cs="仿宋"/>
          <w:color w:val="000000"/>
          <w:sz w:val="28"/>
          <w:szCs w:val="28"/>
        </w:rPr>
      </w:pPr>
    </w:p>
    <w:p>
      <w:pPr>
        <w:jc w:val="center"/>
        <w:rPr>
          <w:rFonts w:hint="eastAsia" w:ascii="仿宋" w:hAnsi="仿宋" w:eastAsia="仿宋" w:cs="仿宋"/>
          <w:color w:val="000000"/>
          <w:sz w:val="24"/>
          <w:szCs w:val="24"/>
        </w:rPr>
      </w:pPr>
    </w:p>
    <w:p>
      <w:pPr>
        <w:jc w:val="center"/>
        <w:rPr>
          <w:rFonts w:hint="eastAsia" w:ascii="仿宋" w:hAnsi="仿宋" w:eastAsia="仿宋" w:cs="仿宋"/>
          <w:color w:val="000000"/>
          <w:sz w:val="24"/>
          <w:szCs w:val="24"/>
        </w:rPr>
      </w:pPr>
    </w:p>
    <w:p>
      <w:pPr>
        <w:jc w:val="center"/>
        <w:rPr>
          <w:rFonts w:hint="eastAsia" w:ascii="仿宋" w:hAnsi="仿宋" w:eastAsia="仿宋" w:cs="仿宋"/>
          <w:color w:val="000000"/>
          <w:sz w:val="24"/>
          <w:szCs w:val="24"/>
        </w:rPr>
      </w:pPr>
    </w:p>
    <w:p>
      <w:pPr>
        <w:jc w:val="center"/>
        <w:rPr>
          <w:rFonts w:hint="eastAsia" w:ascii="仿宋" w:hAnsi="仿宋" w:eastAsia="仿宋" w:cs="仿宋"/>
          <w:color w:val="000000"/>
          <w:sz w:val="24"/>
          <w:szCs w:val="24"/>
        </w:rPr>
      </w:pPr>
    </w:p>
    <w:p>
      <w:pPr>
        <w:jc w:val="center"/>
        <w:rPr>
          <w:rFonts w:hint="eastAsia" w:ascii="仿宋" w:hAnsi="仿宋" w:eastAsia="仿宋" w:cs="仿宋"/>
          <w:color w:val="000000"/>
          <w:sz w:val="24"/>
          <w:szCs w:val="24"/>
        </w:rPr>
      </w:pPr>
    </w:p>
    <w:p>
      <w:pPr>
        <w:jc w:val="center"/>
        <w:rPr>
          <w:rFonts w:hint="eastAsia" w:ascii="仿宋" w:hAnsi="仿宋" w:eastAsia="仿宋" w:cs="仿宋"/>
          <w:color w:val="000000"/>
          <w:sz w:val="24"/>
          <w:szCs w:val="24"/>
        </w:rPr>
      </w:pPr>
      <w:r>
        <w:rPr>
          <w:rFonts w:hint="eastAsia" w:ascii="仿宋" w:hAnsi="仿宋" w:eastAsia="仿宋" w:cs="仿宋"/>
          <w:color w:val="000000"/>
          <w:sz w:val="24"/>
          <w:szCs w:val="24"/>
        </w:rPr>
        <w:t>开票信息</w:t>
      </w:r>
    </w:p>
    <w:tbl>
      <w:tblPr>
        <w:tblStyle w:val="9"/>
        <w:tblW w:w="95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20"/>
        <w:gridCol w:w="49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8" w:hRule="atLeast"/>
          <w:jc w:val="center"/>
        </w:trPr>
        <w:tc>
          <w:tcPr>
            <w:tcW w:w="4620" w:type="dxa"/>
            <w:vAlign w:val="top"/>
          </w:tcPr>
          <w:p>
            <w:pPr>
              <w:snapToGrid w:val="0"/>
              <w:jc w:val="center"/>
              <w:rPr>
                <w:rFonts w:hint="eastAsia" w:ascii="仿宋" w:hAnsi="仿宋" w:eastAsia="仿宋" w:cs="仿宋"/>
                <w:color w:val="000000"/>
                <w:sz w:val="21"/>
                <w:szCs w:val="21"/>
              </w:rPr>
            </w:pPr>
          </w:p>
          <w:p>
            <w:pPr>
              <w:snapToGrid w:val="0"/>
              <w:jc w:val="center"/>
              <w:rPr>
                <w:rFonts w:hint="eastAsia" w:ascii="仿宋" w:hAnsi="仿宋" w:eastAsia="仿宋" w:cs="仿宋"/>
                <w:color w:val="000000"/>
                <w:sz w:val="21"/>
                <w:szCs w:val="21"/>
              </w:rPr>
            </w:pPr>
            <w:r>
              <w:rPr>
                <w:rFonts w:hint="eastAsia" w:ascii="仿宋" w:hAnsi="仿宋" w:eastAsia="仿宋" w:cs="仿宋"/>
                <w:color w:val="000000"/>
                <w:sz w:val="21"/>
                <w:szCs w:val="21"/>
              </w:rPr>
              <w:t>买方</w:t>
            </w:r>
          </w:p>
          <w:p>
            <w:pPr>
              <w:pStyle w:val="5"/>
              <w:rPr>
                <w:rFonts w:hint="eastAsia"/>
              </w:rPr>
            </w:pPr>
          </w:p>
          <w:p>
            <w:pPr>
              <w:snapToGrid w:val="0"/>
              <w:rPr>
                <w:rFonts w:hint="eastAsia" w:ascii="仿宋" w:hAnsi="仿宋" w:eastAsia="仿宋" w:cs="仿宋"/>
                <w:color w:val="000000"/>
                <w:sz w:val="21"/>
                <w:szCs w:val="21"/>
              </w:rPr>
            </w:pPr>
            <w:r>
              <w:rPr>
                <w:rFonts w:hint="eastAsia" w:ascii="仿宋" w:hAnsi="仿宋" w:eastAsia="仿宋" w:cs="仿宋"/>
                <w:color w:val="000000"/>
                <w:sz w:val="21"/>
                <w:szCs w:val="21"/>
              </w:rPr>
              <w:t>单位名称：</w:t>
            </w:r>
          </w:p>
          <w:p>
            <w:pPr>
              <w:pStyle w:val="5"/>
              <w:rPr>
                <w:rFonts w:hint="eastAsia"/>
              </w:rPr>
            </w:pPr>
          </w:p>
          <w:p>
            <w:pPr>
              <w:snapToGrid w:val="0"/>
              <w:rPr>
                <w:rFonts w:hint="eastAsia" w:ascii="仿宋" w:hAnsi="仿宋" w:eastAsia="仿宋" w:cs="仿宋"/>
                <w:color w:val="000000"/>
                <w:sz w:val="21"/>
                <w:szCs w:val="21"/>
              </w:rPr>
            </w:pPr>
            <w:r>
              <w:rPr>
                <w:rFonts w:hint="eastAsia" w:ascii="仿宋" w:hAnsi="仿宋" w:eastAsia="仿宋" w:cs="仿宋"/>
                <w:color w:val="000000"/>
                <w:sz w:val="21"/>
                <w:szCs w:val="21"/>
              </w:rPr>
              <w:t>纳税人识别号：</w:t>
            </w:r>
          </w:p>
          <w:p>
            <w:pPr>
              <w:pStyle w:val="5"/>
              <w:rPr>
                <w:rFonts w:hint="eastAsia"/>
              </w:rPr>
            </w:pPr>
          </w:p>
          <w:p>
            <w:pPr>
              <w:snapToGrid w:val="0"/>
              <w:rPr>
                <w:rFonts w:hint="eastAsia" w:ascii="仿宋" w:hAnsi="仿宋" w:eastAsia="仿宋" w:cs="仿宋"/>
                <w:color w:val="000000"/>
                <w:sz w:val="21"/>
                <w:szCs w:val="21"/>
              </w:rPr>
            </w:pPr>
            <w:r>
              <w:rPr>
                <w:rFonts w:hint="eastAsia" w:ascii="仿宋" w:hAnsi="仿宋" w:eastAsia="仿宋" w:cs="仿宋"/>
                <w:color w:val="000000"/>
                <w:sz w:val="21"/>
                <w:szCs w:val="21"/>
              </w:rPr>
              <w:t>地址：</w:t>
            </w:r>
          </w:p>
          <w:p>
            <w:pPr>
              <w:pStyle w:val="5"/>
              <w:rPr>
                <w:rFonts w:hint="eastAsia"/>
              </w:rPr>
            </w:pPr>
          </w:p>
          <w:p>
            <w:pPr>
              <w:snapToGrid w:val="0"/>
              <w:rPr>
                <w:rFonts w:hint="eastAsia" w:ascii="仿宋" w:hAnsi="仿宋" w:eastAsia="仿宋" w:cs="仿宋"/>
                <w:color w:val="000000"/>
                <w:sz w:val="21"/>
                <w:szCs w:val="21"/>
              </w:rPr>
            </w:pPr>
            <w:r>
              <w:rPr>
                <w:rFonts w:hint="eastAsia" w:ascii="仿宋" w:hAnsi="仿宋" w:eastAsia="仿宋" w:cs="仿宋"/>
                <w:color w:val="000000"/>
                <w:sz w:val="21"/>
                <w:szCs w:val="21"/>
              </w:rPr>
              <w:t>开户银行：</w:t>
            </w:r>
          </w:p>
          <w:p>
            <w:pPr>
              <w:pStyle w:val="5"/>
              <w:rPr>
                <w:rFonts w:hint="eastAsia"/>
              </w:rPr>
            </w:pPr>
          </w:p>
          <w:p>
            <w:pPr>
              <w:snapToGrid w:val="0"/>
              <w:rPr>
                <w:rFonts w:hint="eastAsia" w:ascii="仿宋" w:hAnsi="仿宋" w:eastAsia="仿宋" w:cs="仿宋"/>
                <w:color w:val="000000"/>
                <w:sz w:val="21"/>
                <w:szCs w:val="21"/>
              </w:rPr>
            </w:pPr>
            <w:r>
              <w:rPr>
                <w:rFonts w:hint="eastAsia" w:ascii="仿宋" w:hAnsi="仿宋" w:eastAsia="仿宋" w:cs="仿宋"/>
                <w:color w:val="000000"/>
                <w:sz w:val="21"/>
                <w:szCs w:val="21"/>
              </w:rPr>
              <w:t>账号：</w:t>
            </w:r>
          </w:p>
          <w:p>
            <w:pPr>
              <w:pStyle w:val="5"/>
              <w:rPr>
                <w:rFonts w:hint="eastAsia"/>
              </w:rPr>
            </w:pPr>
          </w:p>
          <w:p>
            <w:pPr>
              <w:snapToGrid w:val="0"/>
              <w:rPr>
                <w:rFonts w:hint="eastAsia" w:ascii="仿宋" w:hAnsi="仿宋" w:eastAsia="仿宋" w:cs="仿宋"/>
                <w:color w:val="000000"/>
                <w:sz w:val="21"/>
                <w:szCs w:val="21"/>
              </w:rPr>
            </w:pPr>
            <w:r>
              <w:rPr>
                <w:rFonts w:hint="eastAsia" w:ascii="仿宋" w:hAnsi="仿宋" w:eastAsia="仿宋" w:cs="仿宋"/>
                <w:color w:val="000000"/>
                <w:sz w:val="21"/>
                <w:szCs w:val="21"/>
              </w:rPr>
              <w:t>联系电话：</w:t>
            </w:r>
          </w:p>
        </w:tc>
        <w:tc>
          <w:tcPr>
            <w:tcW w:w="4935" w:type="dxa"/>
            <w:vAlign w:val="top"/>
          </w:tcPr>
          <w:p>
            <w:pPr>
              <w:snapToGrid w:val="0"/>
              <w:jc w:val="center"/>
              <w:rPr>
                <w:rFonts w:hint="eastAsia" w:ascii="仿宋" w:hAnsi="仿宋" w:eastAsia="仿宋" w:cs="仿宋"/>
                <w:color w:val="000000"/>
                <w:sz w:val="21"/>
                <w:szCs w:val="21"/>
              </w:rPr>
            </w:pPr>
          </w:p>
          <w:p>
            <w:pPr>
              <w:snapToGrid w:val="0"/>
              <w:jc w:val="center"/>
              <w:rPr>
                <w:rFonts w:hint="eastAsia" w:ascii="仿宋" w:hAnsi="仿宋" w:eastAsia="仿宋" w:cs="仿宋"/>
                <w:color w:val="000000"/>
                <w:sz w:val="21"/>
                <w:szCs w:val="21"/>
              </w:rPr>
            </w:pPr>
            <w:r>
              <w:rPr>
                <w:rFonts w:hint="eastAsia" w:ascii="仿宋" w:hAnsi="仿宋" w:eastAsia="仿宋" w:cs="仿宋"/>
                <w:color w:val="000000"/>
                <w:sz w:val="21"/>
                <w:szCs w:val="21"/>
              </w:rPr>
              <w:t>卖方</w:t>
            </w:r>
          </w:p>
          <w:p>
            <w:pPr>
              <w:snapToGrid w:val="0"/>
              <w:spacing w:line="360" w:lineRule="auto"/>
              <w:rPr>
                <w:rFonts w:hint="eastAsia" w:ascii="仿宋" w:hAnsi="仿宋" w:eastAsia="仿宋" w:cs="仿宋"/>
                <w:color w:val="000000"/>
                <w:sz w:val="21"/>
                <w:szCs w:val="21"/>
              </w:rPr>
            </w:pPr>
          </w:p>
          <w:p>
            <w:pPr>
              <w:snapToGrid w:val="0"/>
              <w:rPr>
                <w:rFonts w:hint="eastAsia" w:ascii="仿宋" w:hAnsi="仿宋" w:eastAsia="仿宋" w:cs="仿宋"/>
                <w:color w:val="000000"/>
                <w:sz w:val="21"/>
                <w:szCs w:val="21"/>
              </w:rPr>
            </w:pPr>
            <w:r>
              <w:rPr>
                <w:rFonts w:hint="eastAsia" w:ascii="仿宋" w:hAnsi="仿宋" w:eastAsia="仿宋" w:cs="仿宋"/>
                <w:color w:val="000000"/>
                <w:sz w:val="21"/>
                <w:szCs w:val="21"/>
              </w:rPr>
              <w:t>单位名称：</w:t>
            </w:r>
          </w:p>
          <w:p>
            <w:pPr>
              <w:pStyle w:val="5"/>
              <w:rPr>
                <w:rFonts w:hint="eastAsia"/>
              </w:rPr>
            </w:pPr>
          </w:p>
          <w:p>
            <w:pPr>
              <w:snapToGrid w:val="0"/>
              <w:rPr>
                <w:rFonts w:hint="eastAsia" w:ascii="仿宋" w:hAnsi="仿宋" w:eastAsia="仿宋" w:cs="仿宋"/>
                <w:color w:val="000000"/>
                <w:sz w:val="21"/>
                <w:szCs w:val="21"/>
              </w:rPr>
            </w:pPr>
            <w:r>
              <w:rPr>
                <w:rFonts w:hint="eastAsia" w:ascii="仿宋" w:hAnsi="仿宋" w:eastAsia="仿宋" w:cs="仿宋"/>
                <w:color w:val="000000"/>
                <w:sz w:val="21"/>
                <w:szCs w:val="21"/>
              </w:rPr>
              <w:t>纳税人识别号：</w:t>
            </w:r>
          </w:p>
          <w:p>
            <w:pPr>
              <w:pStyle w:val="5"/>
              <w:rPr>
                <w:rFonts w:hint="eastAsia"/>
              </w:rPr>
            </w:pPr>
          </w:p>
          <w:p>
            <w:pPr>
              <w:snapToGrid w:val="0"/>
              <w:rPr>
                <w:rFonts w:hint="eastAsia" w:ascii="仿宋" w:hAnsi="仿宋" w:eastAsia="仿宋" w:cs="仿宋"/>
                <w:color w:val="000000"/>
                <w:sz w:val="21"/>
                <w:szCs w:val="21"/>
              </w:rPr>
            </w:pPr>
            <w:r>
              <w:rPr>
                <w:rFonts w:hint="eastAsia" w:ascii="仿宋" w:hAnsi="仿宋" w:eastAsia="仿宋" w:cs="仿宋"/>
                <w:color w:val="000000"/>
                <w:sz w:val="21"/>
                <w:szCs w:val="21"/>
              </w:rPr>
              <w:t>地址：</w:t>
            </w:r>
          </w:p>
          <w:p>
            <w:pPr>
              <w:pStyle w:val="5"/>
              <w:rPr>
                <w:rFonts w:hint="eastAsia"/>
              </w:rPr>
            </w:pPr>
          </w:p>
          <w:p>
            <w:pPr>
              <w:snapToGrid w:val="0"/>
              <w:rPr>
                <w:rFonts w:hint="eastAsia" w:ascii="仿宋" w:hAnsi="仿宋" w:eastAsia="仿宋" w:cs="仿宋"/>
                <w:color w:val="000000"/>
                <w:sz w:val="21"/>
                <w:szCs w:val="21"/>
              </w:rPr>
            </w:pPr>
            <w:r>
              <w:rPr>
                <w:rFonts w:hint="eastAsia" w:ascii="仿宋" w:hAnsi="仿宋" w:eastAsia="仿宋" w:cs="仿宋"/>
                <w:color w:val="000000"/>
                <w:sz w:val="21"/>
                <w:szCs w:val="21"/>
              </w:rPr>
              <w:t>开户银行：</w:t>
            </w:r>
          </w:p>
          <w:p>
            <w:pPr>
              <w:pStyle w:val="5"/>
              <w:rPr>
                <w:rFonts w:hint="eastAsia"/>
              </w:rPr>
            </w:pPr>
          </w:p>
          <w:p>
            <w:pPr>
              <w:snapToGrid w:val="0"/>
              <w:rPr>
                <w:rFonts w:hint="eastAsia" w:ascii="仿宋" w:hAnsi="仿宋" w:eastAsia="仿宋" w:cs="仿宋"/>
                <w:color w:val="000000"/>
                <w:sz w:val="21"/>
                <w:szCs w:val="21"/>
              </w:rPr>
            </w:pPr>
            <w:r>
              <w:rPr>
                <w:rFonts w:hint="eastAsia" w:ascii="仿宋" w:hAnsi="仿宋" w:eastAsia="仿宋" w:cs="仿宋"/>
                <w:color w:val="000000"/>
                <w:sz w:val="21"/>
                <w:szCs w:val="21"/>
              </w:rPr>
              <w:t>账号：</w:t>
            </w:r>
          </w:p>
          <w:p>
            <w:pPr>
              <w:pStyle w:val="5"/>
              <w:rPr>
                <w:rFonts w:hint="eastAsia"/>
              </w:rPr>
            </w:pPr>
          </w:p>
          <w:p>
            <w:pPr>
              <w:snapToGrid w:val="0"/>
              <w:spacing w:line="360" w:lineRule="auto"/>
              <w:rPr>
                <w:rFonts w:hint="eastAsia" w:ascii="仿宋" w:hAnsi="仿宋" w:eastAsia="仿宋" w:cs="仿宋"/>
                <w:color w:val="000000"/>
                <w:sz w:val="21"/>
                <w:szCs w:val="21"/>
              </w:rPr>
            </w:pPr>
            <w:r>
              <w:rPr>
                <w:rFonts w:hint="eastAsia" w:ascii="仿宋" w:hAnsi="仿宋" w:eastAsia="仿宋" w:cs="仿宋"/>
                <w:color w:val="000000"/>
                <w:sz w:val="21"/>
                <w:szCs w:val="21"/>
              </w:rPr>
              <w:t>联系电话：</w:t>
            </w:r>
          </w:p>
        </w:tc>
      </w:tr>
    </w:tbl>
    <w:p>
      <w:pPr>
        <w:pStyle w:val="5"/>
        <w:rPr>
          <w:rFonts w:hint="default"/>
          <w:lang w:val="en-US" w:eastAsia="zh-CN"/>
        </w:rPr>
      </w:pPr>
      <w:bookmarkStart w:id="0" w:name="_GoBack"/>
      <w:bookmarkEnd w:id="0"/>
    </w:p>
    <w:sectPr>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swiss"/>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rPr>
        <w:rFonts w:hint="eastAsia"/>
      </w:rPr>
    </w:pPr>
    <w:ins w:id="0" w:author="晋显斌" w:date="2026-08-04T16:17:06Z">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pPr>
                            <w:ins w:id="2" w:author="晋显斌" w:date="2026-08-04T16:17:18Z">
                              <w:r>
                                <w:rPr/>
                                <w:fldChar w:fldCharType="begin"/>
                              </w:r>
                            </w:ins>
                            <w:ins w:id="3" w:author="晋显斌" w:date="2026-08-04T16:17:18Z">
                              <w:r>
                                <w:rPr/>
                                <w:instrText xml:space="preserve"> PAGE  \* MERGEFORMAT </w:instrText>
                              </w:r>
                            </w:ins>
                            <w:ins w:id="4" w:author="晋显斌" w:date="2026-08-04T16:17:18Z">
                              <w:r>
                                <w:rPr/>
                                <w:fldChar w:fldCharType="separate"/>
                              </w:r>
                            </w:ins>
                            <w:ins w:id="5" w:author="晋显斌" w:date="2026-08-04T16:17:18Z">
                              <w:r>
                                <w:rPr/>
                                <w:t>1</w:t>
                              </w:r>
                            </w:ins>
                            <w:ins w:id="6" w:author="晋显斌" w:date="2026-08-04T16:17:18Z">
                              <w:r>
                                <w:rPr/>
                                <w:fldChar w:fldCharType="end"/>
                              </w:r>
                            </w:ins>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s0lY7tAAAAAFAQAADwAAAAAAAAABACAAAAAi&#10;AAAAZHJzL2Rvd25yZXYueG1sUEsBAhQAFAAAAAgAh07iQErbzf8SAgAAEwQAAA4AAAAAAAAAAQAg&#10;AAAAHwEAAGRycy9lMm9Eb2MueG1sUEsFBgAAAAAGAAYAWQEAAKMFAAAAAA==&#10;">
                <v:fill on="f" focussize="0,0"/>
                <v:stroke on="f" weight="0.5pt"/>
                <v:imagedata o:title=""/>
                <o:lock v:ext="edit" aspectratio="f"/>
                <v:textbox inset="0mm,0mm,0mm,0mm" style="mso-fit-shape-to-text:t;">
                  <w:txbxContent>
                    <w:p>
                      <w:pPr>
                        <w:pStyle w:val="6"/>
                      </w:pPr>
                      <w:ins w:id="7" w:author="晋显斌" w:date="2026-08-04T16:17:18Z">
                        <w:r>
                          <w:rPr/>
                          <w:fldChar w:fldCharType="begin"/>
                        </w:r>
                      </w:ins>
                      <w:ins w:id="8" w:author="晋显斌" w:date="2026-08-04T16:17:18Z">
                        <w:r>
                          <w:rPr/>
                          <w:instrText xml:space="preserve"> PAGE  \* MERGEFORMAT </w:instrText>
                        </w:r>
                      </w:ins>
                      <w:ins w:id="9" w:author="晋显斌" w:date="2026-08-04T16:17:18Z">
                        <w:r>
                          <w:rPr/>
                          <w:fldChar w:fldCharType="separate"/>
                        </w:r>
                      </w:ins>
                      <w:ins w:id="10" w:author="晋显斌" w:date="2026-08-04T16:17:18Z">
                        <w:r>
                          <w:rPr/>
                          <w:t>1</w:t>
                        </w:r>
                      </w:ins>
                      <w:ins w:id="11" w:author="晋显斌" w:date="2026-08-04T16:17:18Z">
                        <w:r>
                          <w:rPr/>
                          <w:fldChar w:fldCharType="end"/>
                        </w:r>
                      </w:ins>
                    </w:p>
                  </w:txbxContent>
                </v:textbox>
              </v:shape>
            </w:pict>
          </mc:Fallback>
        </mc:AlternateContent>
      </w:r>
    </w:ins>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Bdr>
        <w:bottom w:val="none" w:color="auto" w:sz="0" w:space="0"/>
      </w:pBdr>
      <w:ind w:left="1190" w:hanging="1189" w:hangingChars="661"/>
      <w:jc w:val="both"/>
      <w:rPr>
        <w:rFonts w:hint="eastAsia"/>
        <w:u w:val="single"/>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1EE5077"/>
    <w:multiLevelType w:val="singleLevel"/>
    <w:tmpl w:val="21EE5077"/>
    <w:lvl w:ilvl="0" w:tentative="0">
      <w:start w:val="1"/>
      <w:numFmt w:val="decimal"/>
      <w:lvlText w:val="%1．"/>
      <w:lvlJc w:val="left"/>
      <w:pPr>
        <w:tabs>
          <w:tab w:val="left" w:pos="1110"/>
        </w:tabs>
        <w:ind w:left="1110" w:hanging="480"/>
      </w:pPr>
      <w:rPr>
        <w:rFonts w:hint="eastAsia"/>
      </w:rPr>
    </w:lvl>
  </w:abstractNum>
  <w:abstractNum w:abstractNumId="1">
    <w:nsid w:val="626753E5"/>
    <w:multiLevelType w:val="multilevel"/>
    <w:tmpl w:val="626753E5"/>
    <w:lvl w:ilvl="0" w:tentative="0">
      <w:start w:val="2"/>
      <w:numFmt w:val="decimalEnclosedParen"/>
      <w:lvlText w:val="%1"/>
      <w:lvlJc w:val="left"/>
      <w:pPr>
        <w:ind w:left="1200" w:hanging="360"/>
      </w:pPr>
      <w:rPr>
        <w:rFonts w:hint="default"/>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2">
    <w:nsid w:val="767E28F8"/>
    <w:multiLevelType w:val="singleLevel"/>
    <w:tmpl w:val="767E28F8"/>
    <w:lvl w:ilvl="0" w:tentative="0">
      <w:start w:val="15"/>
      <w:numFmt w:val="chineseCounting"/>
      <w:suff w:val="space"/>
      <w:lvlText w:val="第%1条"/>
      <w:lvlJc w:val="left"/>
      <w:rPr>
        <w:rFonts w:hint="eastAsia"/>
      </w:rPr>
    </w:lvl>
  </w:abstractNum>
  <w:num w:numId="1">
    <w:abstractNumId w:val="2"/>
  </w:num>
  <w:num w:numId="2">
    <w:abstractNumId w:val="0"/>
  </w:num>
  <w:num w:numId="3">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晋显斌">
    <w15:presenceInfo w15:providerId="WPS Office" w15:userId="370055120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48574B"/>
    <w:rsid w:val="043D1681"/>
    <w:rsid w:val="065D77FC"/>
    <w:rsid w:val="06CC63D7"/>
    <w:rsid w:val="09524F20"/>
    <w:rsid w:val="0DDF39BB"/>
    <w:rsid w:val="0FCB2F92"/>
    <w:rsid w:val="13E32B30"/>
    <w:rsid w:val="153876C0"/>
    <w:rsid w:val="179E6A7E"/>
    <w:rsid w:val="18666B60"/>
    <w:rsid w:val="1AE31848"/>
    <w:rsid w:val="1F454110"/>
    <w:rsid w:val="225C42C2"/>
    <w:rsid w:val="2369661B"/>
    <w:rsid w:val="28A4093D"/>
    <w:rsid w:val="2A2D706F"/>
    <w:rsid w:val="2ADC2703"/>
    <w:rsid w:val="2C896913"/>
    <w:rsid w:val="3098505F"/>
    <w:rsid w:val="315076E8"/>
    <w:rsid w:val="319F5F79"/>
    <w:rsid w:val="31AF08B2"/>
    <w:rsid w:val="33375081"/>
    <w:rsid w:val="36767BF1"/>
    <w:rsid w:val="3DDC2A2F"/>
    <w:rsid w:val="43D5668A"/>
    <w:rsid w:val="44EF4428"/>
    <w:rsid w:val="44FB59CF"/>
    <w:rsid w:val="4AEE78FE"/>
    <w:rsid w:val="4C9A02F0"/>
    <w:rsid w:val="4F7F2140"/>
    <w:rsid w:val="50D67167"/>
    <w:rsid w:val="540D237B"/>
    <w:rsid w:val="56C02A96"/>
    <w:rsid w:val="57452EEA"/>
    <w:rsid w:val="5D0D6104"/>
    <w:rsid w:val="5DE25D6E"/>
    <w:rsid w:val="5FF94923"/>
    <w:rsid w:val="60AB4F01"/>
    <w:rsid w:val="616B35FF"/>
    <w:rsid w:val="641E657E"/>
    <w:rsid w:val="6737570A"/>
    <w:rsid w:val="68415F73"/>
    <w:rsid w:val="68D40153"/>
    <w:rsid w:val="6AF025BF"/>
    <w:rsid w:val="6DCC5913"/>
    <w:rsid w:val="6F6F5C82"/>
    <w:rsid w:val="70102C22"/>
    <w:rsid w:val="70F215B8"/>
    <w:rsid w:val="7189187F"/>
    <w:rsid w:val="724F1D63"/>
    <w:rsid w:val="76DC5C45"/>
    <w:rsid w:val="78C43494"/>
    <w:rsid w:val="79BA116F"/>
    <w:rsid w:val="7B222449"/>
    <w:rsid w:val="7BA030AE"/>
    <w:rsid w:val="7D85685D"/>
    <w:rsid w:val="7DC66335"/>
    <w:rsid w:val="7E5E3E3F"/>
    <w:rsid w:val="7ED17EAA"/>
    <w:rsid w:val="7FE90F2B"/>
    <w:rsid w:val="CB7FA44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99"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2">
    <w:name w:val="Body Text First Indent"/>
    <w:basedOn w:val="3"/>
    <w:next w:val="3"/>
    <w:qFormat/>
    <w:uiPriority w:val="0"/>
    <w:pPr>
      <w:keepNext/>
      <w:spacing w:line="480" w:lineRule="exact"/>
      <w:ind w:firstLine="567"/>
      <w:jc w:val="left"/>
    </w:pPr>
    <w:rPr>
      <w:sz w:val="28"/>
    </w:rPr>
  </w:style>
  <w:style w:type="paragraph" w:styleId="3">
    <w:name w:val="Body Text"/>
    <w:basedOn w:val="1"/>
    <w:next w:val="1"/>
    <w:qFormat/>
    <w:uiPriority w:val="0"/>
    <w:pPr>
      <w:spacing w:after="120" w:afterAutospacing="0" w:line="300" w:lineRule="auto"/>
      <w:ind w:firstLine="420" w:firstLineChars="200"/>
    </w:pPr>
    <w:rPr>
      <w:rFonts w:ascii="Times New Roman" w:hAnsi="Times New Roman" w:eastAsia="宋体" w:cs="Times New Roman"/>
      <w:sz w:val="24"/>
    </w:rPr>
  </w:style>
  <w:style w:type="paragraph" w:styleId="4">
    <w:name w:val="annotation text"/>
    <w:basedOn w:val="1"/>
    <w:uiPriority w:val="0"/>
    <w:pPr>
      <w:jc w:val="left"/>
    </w:pPr>
  </w:style>
  <w:style w:type="paragraph" w:styleId="5">
    <w:name w:val="Plain Text"/>
    <w:basedOn w:val="1"/>
    <w:unhideWhenUsed/>
    <w:qFormat/>
    <w:uiPriority w:val="99"/>
    <w:rPr>
      <w:rFonts w:ascii="宋体" w:hAnsi="Courier New" w:cs="Courier New"/>
      <w:szCs w:val="21"/>
    </w:rPr>
  </w:style>
  <w:style w:type="paragraph" w:styleId="6">
    <w:name w:val="footer"/>
    <w:basedOn w:val="1"/>
    <w:qFormat/>
    <w:uiPriority w:val="0"/>
    <w:pPr>
      <w:tabs>
        <w:tab w:val="center" w:pos="4819"/>
        <w:tab w:val="right" w:pos="9071"/>
      </w:tabs>
      <w:adjustRightInd w:val="0"/>
      <w:spacing w:line="240" w:lineRule="atLeast"/>
      <w:jc w:val="left"/>
      <w:textAlignment w:val="baseline"/>
    </w:pPr>
    <w:rPr>
      <w:rFonts w:ascii="宋体" w:hAnsi="Times New Roman" w:eastAsia="宋体" w:cs="Times New Roman"/>
      <w:kern w:val="0"/>
      <w:sz w:val="18"/>
      <w:szCs w:val="20"/>
    </w:rPr>
  </w:style>
  <w:style w:type="paragraph" w:styleId="7">
    <w:name w:val="header"/>
    <w:basedOn w:val="1"/>
    <w:qFormat/>
    <w:uiPriority w:val="0"/>
    <w:pPr>
      <w:pBdr>
        <w:bottom w:val="single" w:color="auto" w:sz="6" w:space="1"/>
      </w:pBdr>
      <w:tabs>
        <w:tab w:val="center" w:pos="4819"/>
        <w:tab w:val="right" w:pos="9071"/>
      </w:tabs>
      <w:adjustRightInd w:val="0"/>
      <w:spacing w:line="240" w:lineRule="atLeast"/>
      <w:ind w:left="1191" w:hanging="1191"/>
      <w:jc w:val="center"/>
      <w:textAlignment w:val="baseline"/>
    </w:pPr>
    <w:rPr>
      <w:rFonts w:ascii="宋体" w:hAnsi="Times New Roman" w:eastAsia="宋体" w:cs="Times New Roman"/>
      <w:kern w:val="0"/>
      <w:sz w:val="18"/>
      <w:szCs w:val="20"/>
    </w:rPr>
  </w:style>
  <w:style w:type="paragraph" w:styleId="8">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1">
    <w:name w:val="Strong"/>
    <w:basedOn w:val="10"/>
    <w:qFormat/>
    <w:uiPriority w:val="0"/>
    <w:rPr>
      <w:b/>
    </w:rPr>
  </w:style>
  <w:style w:type="paragraph" w:styleId="12">
    <w:name w:val="No Spacing"/>
    <w:qFormat/>
    <w:uiPriority w:val="1"/>
    <w:pPr>
      <w:widowControl w:val="0"/>
      <w:jc w:val="both"/>
    </w:pPr>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3" Type="http://schemas.microsoft.com/office/2011/relationships/people" Target="people.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13</Pages>
  <Words>6552</Words>
  <Characters>6817</Characters>
  <Lines>0</Lines>
  <Paragraphs>0</Paragraphs>
  <TotalTime>19</TotalTime>
  <ScaleCrop>false</ScaleCrop>
  <LinksUpToDate>false</LinksUpToDate>
  <CharactersWithSpaces>7180</CharactersWithSpaces>
  <Application>WPS Office_11.8.2.8808_F1E327BC-269C-435d-A152-05C5408002CA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2026-05-07T16:56:00Z</dcterms:created>
  <dc:creator>YCG</dc:creator>
  <cp:lastModifiedBy>huaijia221918</cp:lastModifiedBy>
  <dcterms:modified xsi:type="dcterms:W3CDTF">2026-10-28T08:07:21Z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2052-11.8.2.8808</vt:lpwstr>
  </property>
  <property fmtid="{D5CDD505-2E9C-101B-9397-08002B2CF9AE}" pid="3" name="KSOTemplateDocerSaveRecord">
    <vt:lpwstr>eyJoZGlkIjoiN2YzNjBkOTgyNWQ1YTMxYzM3MzMwNWFiODNmOWIzYWMiLCJ1c2VySWQiOiIyMjI0MTg0NjgifQ==</vt:lpwstr>
  </property>
  <property fmtid="{D5CDD505-2E9C-101B-9397-08002B2CF9AE}" pid="4" name="ICV">
    <vt:lpwstr>4958DCF90E314A68BEAA8F00176E9DC6_13</vt:lpwstr>
  </property>
</Properties>
</file>